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33D36A" w14:textId="77777777" w:rsidR="0069372B" w:rsidRDefault="0069372B">
      <w:pPr>
        <w:rPr>
          <w:ins w:id="0" w:author="Hannah Roberts" w:date="2024-08-01T14:59:00Z" w16du:dateUtc="2024-08-01T18:59:00Z"/>
        </w:rPr>
      </w:pPr>
    </w:p>
    <w:p w14:paraId="3BB66155" w14:textId="77777777" w:rsidR="0069372B" w:rsidRDefault="0069372B">
      <w:pPr>
        <w:rPr>
          <w:ins w:id="1" w:author="Hannah Roberts" w:date="2024-08-01T14:59:00Z" w16du:dateUtc="2024-08-01T18:59:00Z"/>
        </w:rPr>
      </w:pPr>
    </w:p>
    <w:p w14:paraId="724F14E3" w14:textId="22B28123" w:rsidR="00617957" w:rsidRDefault="002D4D7B">
      <w:r>
        <w:rPr>
          <w:b/>
          <w:bCs/>
          <w:noProof/>
        </w:rPr>
        <w:drawing>
          <wp:inline distT="0" distB="0" distL="0" distR="0" wp14:anchorId="3510CEAB" wp14:editId="60D53D60">
            <wp:extent cx="1590675" cy="834912"/>
            <wp:effectExtent l="0" t="0" r="0" b="3810"/>
            <wp:docPr id="374118027" name="Picture 1" descr="A logo with green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18027" name="Picture 1" descr="A logo with green and black text&#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97477" cy="838482"/>
                    </a:xfrm>
                    <a:prstGeom prst="rect">
                      <a:avLst/>
                    </a:prstGeom>
                    <a:noFill/>
                    <a:ln>
                      <a:noFill/>
                    </a:ln>
                  </pic:spPr>
                </pic:pic>
              </a:graphicData>
            </a:graphic>
          </wp:inline>
        </w:drawing>
      </w:r>
    </w:p>
    <w:p w14:paraId="1EA44932" w14:textId="468B378D" w:rsidR="002D4D7B" w:rsidRPr="002D4D7B" w:rsidRDefault="002D4D7B">
      <w:pPr>
        <w:rPr>
          <w:b/>
          <w:bCs/>
        </w:rPr>
      </w:pPr>
      <w:r w:rsidRPr="002D4D7B">
        <w:rPr>
          <w:b/>
          <w:bCs/>
        </w:rPr>
        <w:t>Senior Medical Director – Clinical Development – IIT</w:t>
      </w:r>
    </w:p>
    <w:p w14:paraId="29CD4BE3" w14:textId="53399414" w:rsidR="002D4D7B" w:rsidRDefault="002D4D7B">
      <w:r>
        <w:t>Emeryville, CA</w:t>
      </w:r>
    </w:p>
    <w:p w14:paraId="340BDC4E" w14:textId="77777777" w:rsidR="002D4D7B" w:rsidRPr="002D4D7B" w:rsidRDefault="002D4D7B" w:rsidP="002D4D7B">
      <w:pPr>
        <w:spacing w:after="0" w:line="240" w:lineRule="auto"/>
        <w:textAlignment w:val="baseline"/>
        <w:rPr>
          <w:rFonts w:eastAsia="Times New Roman" w:cs="Arial"/>
          <w:color w:val="212322"/>
          <w:kern w:val="0"/>
          <w14:ligatures w14:val="none"/>
        </w:rPr>
      </w:pPr>
      <w:r w:rsidRPr="002D4D7B">
        <w:rPr>
          <w:rFonts w:eastAsia="Times New Roman" w:cs="Arial"/>
          <w:color w:val="212322"/>
          <w:kern w:val="0"/>
          <w:bdr w:val="none" w:sz="0" w:space="0" w:color="auto" w:frame="1"/>
          <w14:ligatures w14:val="none"/>
        </w:rPr>
        <w:t>Kyverna Therapeutics is a patient-centered, clinical-stage biopharmaceutical company focused on developing cell therapies for patients suffering from autoimmune diseases. The Kyverna therapeutic platform leverages advanced T cell engineering to suppress and eliminate autoreactive immune cells at the origin of autoimmune and inflammatory diseases. Be at the forefront of cell therapy innovation by joining scientists, industry veterans and healthcare visionaries and help transform how autoimmune diseases are treated</w:t>
      </w:r>
    </w:p>
    <w:p w14:paraId="460F71FB" w14:textId="77777777" w:rsidR="002D4D7B" w:rsidRPr="002D4D7B" w:rsidRDefault="002D4D7B" w:rsidP="002D4D7B">
      <w:pPr>
        <w:spacing w:after="0" w:line="240" w:lineRule="auto"/>
        <w:textAlignment w:val="baseline"/>
        <w:rPr>
          <w:rFonts w:eastAsia="Times New Roman" w:cs="Arial"/>
          <w:color w:val="212322"/>
          <w:kern w:val="0"/>
          <w14:ligatures w14:val="none"/>
        </w:rPr>
      </w:pPr>
    </w:p>
    <w:p w14:paraId="59947543" w14:textId="77777777" w:rsidR="002D4D7B" w:rsidRDefault="002D4D7B" w:rsidP="002D4D7B">
      <w:pPr>
        <w:spacing w:after="0" w:line="240" w:lineRule="auto"/>
        <w:textAlignment w:val="baseline"/>
        <w:rPr>
          <w:rFonts w:eastAsia="Times New Roman" w:cs="Arial"/>
          <w:color w:val="212322"/>
          <w:kern w:val="0"/>
          <w:bdr w:val="none" w:sz="0" w:space="0" w:color="auto" w:frame="1"/>
          <w14:ligatures w14:val="none"/>
        </w:rPr>
      </w:pPr>
      <w:r w:rsidRPr="002D4D7B">
        <w:rPr>
          <w:rFonts w:eastAsia="Times New Roman" w:cs="Arial"/>
          <w:color w:val="212322"/>
          <w:kern w:val="0"/>
          <w:bdr w:val="none" w:sz="0" w:space="0" w:color="auto" w:frame="1"/>
          <w14:ligatures w14:val="none"/>
        </w:rPr>
        <w:t>Kyverna is recruiting a Senior Medical Director - Clinical Development – IIT in its Clinical-IIT organization to help advance its mission to free patients from the siege of autoimmune disease.  The ideal candidate will contribute to our goals of navigating what’s next in synthetic biology, immunology and cell engineering while living our core values: </w:t>
      </w:r>
      <w:r w:rsidRPr="002D4D7B">
        <w:rPr>
          <w:rFonts w:eastAsia="Times New Roman" w:cs="Arial"/>
          <w:i/>
          <w:iCs/>
          <w:color w:val="212322"/>
          <w:kern w:val="0"/>
          <w:bdr w:val="none" w:sz="0" w:space="0" w:color="auto" w:frame="1"/>
          <w14:ligatures w14:val="none"/>
        </w:rPr>
        <w:t>bring intellectual rigor</w:t>
      </w:r>
      <w:r w:rsidRPr="002D4D7B">
        <w:rPr>
          <w:rFonts w:eastAsia="Times New Roman" w:cs="Arial"/>
          <w:color w:val="212322"/>
          <w:kern w:val="0"/>
          <w:bdr w:val="none" w:sz="0" w:space="0" w:color="auto" w:frame="1"/>
          <w14:ligatures w14:val="none"/>
        </w:rPr>
        <w:t>, </w:t>
      </w:r>
      <w:r w:rsidRPr="002D4D7B">
        <w:rPr>
          <w:rFonts w:eastAsia="Times New Roman" w:cs="Arial"/>
          <w:i/>
          <w:iCs/>
          <w:color w:val="212322"/>
          <w:kern w:val="0"/>
          <w:bdr w:val="none" w:sz="0" w:space="0" w:color="auto" w:frame="1"/>
          <w14:ligatures w14:val="none"/>
        </w:rPr>
        <w:t>elevate each other</w:t>
      </w:r>
      <w:r w:rsidRPr="002D4D7B">
        <w:rPr>
          <w:rFonts w:eastAsia="Times New Roman" w:cs="Arial"/>
          <w:color w:val="212322"/>
          <w:kern w:val="0"/>
          <w:bdr w:val="none" w:sz="0" w:space="0" w:color="auto" w:frame="1"/>
          <w14:ligatures w14:val="none"/>
        </w:rPr>
        <w:t>, and </w:t>
      </w:r>
      <w:r w:rsidRPr="002D4D7B">
        <w:rPr>
          <w:rFonts w:eastAsia="Times New Roman" w:cs="Arial"/>
          <w:i/>
          <w:iCs/>
          <w:color w:val="212322"/>
          <w:kern w:val="0"/>
          <w:bdr w:val="none" w:sz="0" w:space="0" w:color="auto" w:frame="1"/>
          <w14:ligatures w14:val="none"/>
        </w:rPr>
        <w:t>stay true to why</w:t>
      </w:r>
      <w:r w:rsidRPr="002D4D7B">
        <w:rPr>
          <w:rFonts w:eastAsia="Times New Roman" w:cs="Arial"/>
          <w:color w:val="212322"/>
          <w:kern w:val="0"/>
          <w:bdr w:val="none" w:sz="0" w:space="0" w:color="auto" w:frame="1"/>
          <w14:ligatures w14:val="none"/>
        </w:rPr>
        <w:t>.  </w:t>
      </w:r>
    </w:p>
    <w:p w14:paraId="6A058DEE" w14:textId="77777777" w:rsidR="002D4D7B" w:rsidRPr="002D4D7B" w:rsidRDefault="002D4D7B" w:rsidP="002D4D7B">
      <w:pPr>
        <w:spacing w:after="0" w:line="240" w:lineRule="auto"/>
        <w:textAlignment w:val="baseline"/>
        <w:rPr>
          <w:rFonts w:eastAsia="Times New Roman" w:cs="Arial"/>
          <w:color w:val="212322"/>
          <w:kern w:val="0"/>
          <w14:ligatures w14:val="none"/>
        </w:rPr>
      </w:pPr>
    </w:p>
    <w:p w14:paraId="2F636554" w14:textId="77777777" w:rsidR="002D4D7B" w:rsidRPr="002D4D7B" w:rsidRDefault="002D4D7B" w:rsidP="002D4D7B">
      <w:pPr>
        <w:spacing w:after="0" w:line="240" w:lineRule="auto"/>
        <w:textAlignment w:val="baseline"/>
        <w:outlineLvl w:val="2"/>
        <w:rPr>
          <w:rFonts w:eastAsia="Times New Roman" w:cs="Arial"/>
          <w:color w:val="00A0DF"/>
          <w:kern w:val="0"/>
          <w14:ligatures w14:val="none"/>
        </w:rPr>
      </w:pPr>
      <w:r w:rsidRPr="002D4D7B">
        <w:rPr>
          <w:rFonts w:eastAsia="Times New Roman" w:cs="Arial"/>
          <w:color w:val="00A0DF"/>
          <w:kern w:val="0"/>
          <w14:ligatures w14:val="none"/>
        </w:rPr>
        <w:t>Responsibilities</w:t>
      </w:r>
    </w:p>
    <w:p w14:paraId="13332721" w14:textId="77777777" w:rsidR="002D4D7B" w:rsidRPr="002D4D7B" w:rsidRDefault="002D4D7B" w:rsidP="002D4D7B">
      <w:pPr>
        <w:numPr>
          <w:ilvl w:val="0"/>
          <w:numId w:val="1"/>
        </w:numPr>
        <w:spacing w:after="0" w:line="240" w:lineRule="auto"/>
        <w:ind w:left="1080"/>
        <w:textAlignment w:val="baseline"/>
        <w:rPr>
          <w:rFonts w:eastAsia="Times New Roman" w:cs="Arial"/>
          <w:color w:val="212322"/>
          <w:kern w:val="0"/>
          <w14:ligatures w14:val="none"/>
        </w:rPr>
      </w:pPr>
      <w:r w:rsidRPr="002D4D7B">
        <w:rPr>
          <w:rFonts w:eastAsia="Times New Roman" w:cs="Arial"/>
          <w:color w:val="212322"/>
          <w:kern w:val="0"/>
          <w14:ligatures w14:val="none"/>
        </w:rPr>
        <w:t>Actively engage with external investigators and researchers to identify, evaluate, and support Investigator Initiated Trials and drive research collaborations</w:t>
      </w:r>
    </w:p>
    <w:p w14:paraId="2C70C7C6" w14:textId="77777777" w:rsidR="002D4D7B" w:rsidRPr="002D4D7B" w:rsidRDefault="002D4D7B" w:rsidP="002D4D7B">
      <w:pPr>
        <w:numPr>
          <w:ilvl w:val="0"/>
          <w:numId w:val="1"/>
        </w:numPr>
        <w:spacing w:after="0" w:line="240" w:lineRule="auto"/>
        <w:ind w:left="1080"/>
        <w:textAlignment w:val="baseline"/>
        <w:rPr>
          <w:rFonts w:eastAsia="Times New Roman" w:cs="Arial"/>
          <w:color w:val="212322"/>
          <w:kern w:val="0"/>
          <w14:ligatures w14:val="none"/>
        </w:rPr>
      </w:pPr>
      <w:r w:rsidRPr="002D4D7B">
        <w:rPr>
          <w:rFonts w:eastAsia="Times New Roman" w:cs="Arial"/>
          <w:color w:val="212322"/>
          <w:kern w:val="0"/>
          <w14:ligatures w14:val="none"/>
        </w:rPr>
        <w:t>Serve as the Kyverna medical lead for CAR T-cell therapy in Investigator Initiated Trials in multiple autoimmune disease indications, in partnership with internal and external cross-functional teams.</w:t>
      </w:r>
    </w:p>
    <w:p w14:paraId="7DACC5E7" w14:textId="77777777" w:rsidR="002D4D7B" w:rsidRPr="002D4D7B" w:rsidRDefault="002D4D7B" w:rsidP="002D4D7B">
      <w:pPr>
        <w:numPr>
          <w:ilvl w:val="0"/>
          <w:numId w:val="1"/>
        </w:numPr>
        <w:spacing w:after="0" w:line="240" w:lineRule="auto"/>
        <w:ind w:left="1080"/>
        <w:textAlignment w:val="baseline"/>
        <w:rPr>
          <w:rFonts w:eastAsia="Times New Roman" w:cs="Arial"/>
          <w:color w:val="212322"/>
          <w:kern w:val="0"/>
          <w14:ligatures w14:val="none"/>
        </w:rPr>
      </w:pPr>
      <w:r w:rsidRPr="002D4D7B">
        <w:rPr>
          <w:rFonts w:eastAsia="Times New Roman" w:cs="Arial"/>
          <w:color w:val="212322"/>
          <w:kern w:val="0"/>
          <w14:ligatures w14:val="none"/>
        </w:rPr>
        <w:t>In collaboration with existing medical director, work closely with sites treating single, named-patients to ensure completeness of safety and efficacy data reporting.</w:t>
      </w:r>
    </w:p>
    <w:p w14:paraId="683119FD" w14:textId="77777777" w:rsidR="002D4D7B" w:rsidRPr="002D4D7B" w:rsidRDefault="002D4D7B" w:rsidP="002D4D7B">
      <w:pPr>
        <w:numPr>
          <w:ilvl w:val="0"/>
          <w:numId w:val="1"/>
        </w:numPr>
        <w:spacing w:after="0" w:line="240" w:lineRule="auto"/>
        <w:ind w:left="1080"/>
        <w:textAlignment w:val="baseline"/>
        <w:rPr>
          <w:rFonts w:eastAsia="Times New Roman" w:cs="Arial"/>
          <w:color w:val="212322"/>
          <w:kern w:val="0"/>
          <w14:ligatures w14:val="none"/>
        </w:rPr>
      </w:pPr>
      <w:r w:rsidRPr="002D4D7B">
        <w:rPr>
          <w:rFonts w:eastAsia="Times New Roman" w:cs="Arial"/>
          <w:color w:val="212322"/>
          <w:kern w:val="0"/>
          <w14:ligatures w14:val="none"/>
        </w:rPr>
        <w:t>Contribute to authoring of manuscripts reporting on clinical experience generated at sites</w:t>
      </w:r>
    </w:p>
    <w:p w14:paraId="3EBEEE7B" w14:textId="77777777" w:rsidR="002D4D7B" w:rsidRPr="002D4D7B" w:rsidRDefault="002D4D7B" w:rsidP="002D4D7B">
      <w:pPr>
        <w:numPr>
          <w:ilvl w:val="0"/>
          <w:numId w:val="1"/>
        </w:numPr>
        <w:spacing w:after="0" w:line="240" w:lineRule="auto"/>
        <w:ind w:left="1080"/>
        <w:textAlignment w:val="baseline"/>
        <w:rPr>
          <w:rFonts w:eastAsia="Times New Roman" w:cs="Arial"/>
          <w:color w:val="212322"/>
          <w:kern w:val="0"/>
          <w14:ligatures w14:val="none"/>
        </w:rPr>
      </w:pPr>
      <w:r w:rsidRPr="002D4D7B">
        <w:rPr>
          <w:rFonts w:eastAsia="Times New Roman" w:cs="Arial"/>
          <w:color w:val="212322"/>
          <w:kern w:val="0"/>
          <w14:ligatures w14:val="none"/>
        </w:rPr>
        <w:t>In collaboration with internal clinical team and external investigators supports the delivery of clinical trial protocols.</w:t>
      </w:r>
    </w:p>
    <w:p w14:paraId="3DCFA9EB" w14:textId="77777777" w:rsidR="002D4D7B" w:rsidRPr="002D4D7B" w:rsidRDefault="002D4D7B" w:rsidP="002D4D7B">
      <w:pPr>
        <w:numPr>
          <w:ilvl w:val="0"/>
          <w:numId w:val="1"/>
        </w:numPr>
        <w:spacing w:after="0" w:line="240" w:lineRule="auto"/>
        <w:ind w:left="1080"/>
        <w:textAlignment w:val="baseline"/>
        <w:rPr>
          <w:rFonts w:eastAsia="Times New Roman" w:cs="Arial"/>
          <w:color w:val="212322"/>
          <w:kern w:val="0"/>
          <w14:ligatures w14:val="none"/>
        </w:rPr>
      </w:pPr>
      <w:r w:rsidRPr="002D4D7B">
        <w:rPr>
          <w:rFonts w:eastAsia="Times New Roman" w:cs="Arial"/>
          <w:color w:val="212322"/>
          <w:kern w:val="0"/>
          <w14:ligatures w14:val="none"/>
        </w:rPr>
        <w:t>Work closely with MD, MSL(s) and IIT Clinical Operations representative(s) to support delivery of study-related budget and contracts</w:t>
      </w:r>
    </w:p>
    <w:p w14:paraId="62B66FEA" w14:textId="77777777" w:rsidR="002D4D7B" w:rsidRPr="002D4D7B" w:rsidRDefault="002D4D7B" w:rsidP="002D4D7B">
      <w:pPr>
        <w:numPr>
          <w:ilvl w:val="0"/>
          <w:numId w:val="1"/>
        </w:numPr>
        <w:spacing w:after="0" w:line="240" w:lineRule="auto"/>
        <w:ind w:left="1080"/>
        <w:textAlignment w:val="baseline"/>
        <w:rPr>
          <w:rFonts w:eastAsia="Times New Roman" w:cs="Arial"/>
          <w:color w:val="212322"/>
          <w:kern w:val="0"/>
          <w14:ligatures w14:val="none"/>
        </w:rPr>
      </w:pPr>
      <w:r w:rsidRPr="002D4D7B">
        <w:rPr>
          <w:rFonts w:eastAsia="Times New Roman" w:cs="Arial"/>
          <w:color w:val="212322"/>
          <w:kern w:val="0"/>
          <w14:ligatures w14:val="none"/>
        </w:rPr>
        <w:t>Lead internal medical review, analysis, and interpretation of safety, efficacy, and PK and biomarker data</w:t>
      </w:r>
    </w:p>
    <w:p w14:paraId="0BF05228" w14:textId="77777777" w:rsidR="002D4D7B" w:rsidRPr="002D4D7B" w:rsidRDefault="002D4D7B" w:rsidP="002D4D7B">
      <w:pPr>
        <w:numPr>
          <w:ilvl w:val="0"/>
          <w:numId w:val="1"/>
        </w:numPr>
        <w:spacing w:after="0" w:line="240" w:lineRule="auto"/>
        <w:ind w:left="1080"/>
        <w:textAlignment w:val="baseline"/>
        <w:rPr>
          <w:rFonts w:eastAsia="Times New Roman" w:cs="Arial"/>
          <w:color w:val="212322"/>
          <w:kern w:val="0"/>
          <w14:ligatures w14:val="none"/>
        </w:rPr>
      </w:pPr>
      <w:r w:rsidRPr="002D4D7B">
        <w:rPr>
          <w:rFonts w:eastAsia="Times New Roman" w:cs="Arial"/>
          <w:color w:val="212322"/>
          <w:kern w:val="0"/>
          <w14:ligatures w14:val="none"/>
        </w:rPr>
        <w:t>Review, IIT clinical trial documents including protocols, ICFs, clinical development plans, and publications.</w:t>
      </w:r>
    </w:p>
    <w:p w14:paraId="1D8C7C76" w14:textId="77777777" w:rsidR="002D4D7B" w:rsidRPr="002D4D7B" w:rsidRDefault="002D4D7B" w:rsidP="002D4D7B">
      <w:pPr>
        <w:numPr>
          <w:ilvl w:val="0"/>
          <w:numId w:val="1"/>
        </w:numPr>
        <w:spacing w:after="0" w:line="240" w:lineRule="auto"/>
        <w:ind w:left="1080"/>
        <w:textAlignment w:val="baseline"/>
        <w:rPr>
          <w:rFonts w:eastAsia="Times New Roman" w:cs="Arial"/>
          <w:color w:val="212322"/>
          <w:kern w:val="0"/>
          <w14:ligatures w14:val="none"/>
        </w:rPr>
      </w:pPr>
      <w:r w:rsidRPr="002D4D7B">
        <w:rPr>
          <w:rFonts w:eastAsia="Times New Roman" w:cs="Arial"/>
          <w:color w:val="212322"/>
          <w:kern w:val="0"/>
          <w14:ligatures w14:val="none"/>
        </w:rPr>
        <w:t>Support investigators in medical monitoring</w:t>
      </w:r>
    </w:p>
    <w:p w14:paraId="318F69A0" w14:textId="77777777" w:rsidR="002D4D7B" w:rsidRPr="002D4D7B" w:rsidRDefault="002D4D7B" w:rsidP="002D4D7B">
      <w:pPr>
        <w:numPr>
          <w:ilvl w:val="0"/>
          <w:numId w:val="1"/>
        </w:numPr>
        <w:spacing w:after="0" w:line="240" w:lineRule="auto"/>
        <w:ind w:left="1080"/>
        <w:textAlignment w:val="baseline"/>
        <w:rPr>
          <w:rFonts w:eastAsia="Times New Roman" w:cs="Arial"/>
          <w:color w:val="212322"/>
          <w:kern w:val="0"/>
          <w14:ligatures w14:val="none"/>
        </w:rPr>
      </w:pPr>
      <w:r w:rsidRPr="002D4D7B">
        <w:rPr>
          <w:rFonts w:eastAsia="Times New Roman" w:cs="Arial"/>
          <w:color w:val="212322"/>
          <w:kern w:val="0"/>
          <w14:ligatures w14:val="none"/>
        </w:rPr>
        <w:t xml:space="preserve">Lead the internal review of clinical sections of IIT regulatory documents </w:t>
      </w:r>
      <w:proofErr w:type="spellStart"/>
      <w:r w:rsidRPr="002D4D7B">
        <w:rPr>
          <w:rFonts w:eastAsia="Times New Roman" w:cs="Arial"/>
          <w:color w:val="212322"/>
          <w:kern w:val="0"/>
          <w14:ligatures w14:val="none"/>
        </w:rPr>
        <w:t>eg</w:t>
      </w:r>
      <w:proofErr w:type="spellEnd"/>
      <w:r w:rsidRPr="002D4D7B">
        <w:rPr>
          <w:rFonts w:eastAsia="Times New Roman" w:cs="Arial"/>
          <w:color w:val="212322"/>
          <w:kern w:val="0"/>
          <w14:ligatures w14:val="none"/>
        </w:rPr>
        <w:t xml:space="preserve"> IB, safety updates, clinical study reports, and responses to health authorities, as needed.</w:t>
      </w:r>
    </w:p>
    <w:p w14:paraId="65D3DFC9" w14:textId="77777777" w:rsidR="002D4D7B" w:rsidRPr="002D4D7B" w:rsidRDefault="002D4D7B" w:rsidP="002D4D7B">
      <w:pPr>
        <w:numPr>
          <w:ilvl w:val="0"/>
          <w:numId w:val="1"/>
        </w:numPr>
        <w:spacing w:after="0" w:line="240" w:lineRule="auto"/>
        <w:ind w:left="1080"/>
        <w:textAlignment w:val="baseline"/>
        <w:rPr>
          <w:rFonts w:eastAsia="Times New Roman" w:cs="Arial"/>
          <w:color w:val="212322"/>
          <w:kern w:val="0"/>
          <w14:ligatures w14:val="none"/>
        </w:rPr>
      </w:pPr>
      <w:r w:rsidRPr="002D4D7B">
        <w:rPr>
          <w:rFonts w:eastAsia="Times New Roman" w:cs="Arial"/>
          <w:color w:val="212322"/>
          <w:kern w:val="0"/>
          <w14:ligatures w14:val="none"/>
        </w:rPr>
        <w:t>Other duties as assigned. </w:t>
      </w:r>
    </w:p>
    <w:p w14:paraId="3F98E186" w14:textId="77777777" w:rsidR="002D4D7B" w:rsidRDefault="002D4D7B" w:rsidP="002D4D7B">
      <w:pPr>
        <w:spacing w:after="0" w:line="240" w:lineRule="auto"/>
        <w:textAlignment w:val="baseline"/>
        <w:outlineLvl w:val="2"/>
        <w:rPr>
          <w:rFonts w:eastAsia="Times New Roman" w:cs="Arial"/>
          <w:color w:val="00A0DF"/>
          <w:kern w:val="0"/>
          <w14:ligatures w14:val="none"/>
        </w:rPr>
      </w:pPr>
    </w:p>
    <w:p w14:paraId="0C3D18DC" w14:textId="7222E42F" w:rsidR="002D4D7B" w:rsidRPr="002D4D7B" w:rsidRDefault="002D4D7B" w:rsidP="002D4D7B">
      <w:pPr>
        <w:spacing w:after="0" w:line="240" w:lineRule="auto"/>
        <w:textAlignment w:val="baseline"/>
        <w:outlineLvl w:val="2"/>
        <w:rPr>
          <w:rFonts w:eastAsia="Times New Roman" w:cs="Arial"/>
          <w:color w:val="00A0DF"/>
          <w:kern w:val="0"/>
          <w14:ligatures w14:val="none"/>
        </w:rPr>
      </w:pPr>
      <w:r w:rsidRPr="002D4D7B">
        <w:rPr>
          <w:rFonts w:eastAsia="Times New Roman" w:cs="Arial"/>
          <w:color w:val="00A0DF"/>
          <w:kern w:val="0"/>
          <w14:ligatures w14:val="none"/>
        </w:rPr>
        <w:t>Requirements</w:t>
      </w:r>
    </w:p>
    <w:p w14:paraId="1EEF668C" w14:textId="77777777" w:rsidR="002D4D7B" w:rsidRPr="002D4D7B" w:rsidRDefault="002D4D7B" w:rsidP="002D4D7B">
      <w:pPr>
        <w:numPr>
          <w:ilvl w:val="0"/>
          <w:numId w:val="2"/>
        </w:numPr>
        <w:spacing w:after="0" w:line="240" w:lineRule="auto"/>
        <w:ind w:left="1080"/>
        <w:textAlignment w:val="baseline"/>
        <w:rPr>
          <w:rFonts w:eastAsia="Times New Roman" w:cs="Arial"/>
          <w:color w:val="212322"/>
          <w:kern w:val="0"/>
          <w14:ligatures w14:val="none"/>
        </w:rPr>
      </w:pPr>
      <w:r w:rsidRPr="002D4D7B">
        <w:rPr>
          <w:rFonts w:eastAsia="Times New Roman" w:cs="Arial"/>
          <w:color w:val="212322"/>
          <w:kern w:val="0"/>
          <w14:ligatures w14:val="none"/>
        </w:rPr>
        <w:t>MD (highly preferred, or ex-US equivalent) or MD-PhD degree required. Advanced degree or research experience in immunology preferred.</w:t>
      </w:r>
    </w:p>
    <w:p w14:paraId="613DCC4B" w14:textId="77777777" w:rsidR="002D4D7B" w:rsidRPr="002D4D7B" w:rsidRDefault="002D4D7B" w:rsidP="002D4D7B">
      <w:pPr>
        <w:numPr>
          <w:ilvl w:val="0"/>
          <w:numId w:val="2"/>
        </w:numPr>
        <w:spacing w:after="0" w:line="240" w:lineRule="auto"/>
        <w:ind w:left="1080"/>
        <w:textAlignment w:val="baseline"/>
        <w:rPr>
          <w:rFonts w:eastAsia="Times New Roman" w:cs="Arial"/>
          <w:color w:val="212322"/>
          <w:kern w:val="0"/>
          <w14:ligatures w14:val="none"/>
        </w:rPr>
      </w:pPr>
      <w:r w:rsidRPr="002D4D7B">
        <w:rPr>
          <w:rFonts w:eastAsia="Times New Roman" w:cs="Arial"/>
          <w:color w:val="212322"/>
          <w:kern w:val="0"/>
          <w14:ligatures w14:val="none"/>
        </w:rPr>
        <w:lastRenderedPageBreak/>
        <w:t>7+ years of clinical research experience with 4+ years of industry experience in clinical development involved in the design and execution of clinical trials.</w:t>
      </w:r>
    </w:p>
    <w:p w14:paraId="1AD3455F" w14:textId="77777777" w:rsidR="002D4D7B" w:rsidRPr="002D4D7B" w:rsidRDefault="002D4D7B" w:rsidP="002D4D7B">
      <w:pPr>
        <w:numPr>
          <w:ilvl w:val="0"/>
          <w:numId w:val="2"/>
        </w:numPr>
        <w:spacing w:after="0" w:line="240" w:lineRule="auto"/>
        <w:ind w:left="1080"/>
        <w:textAlignment w:val="baseline"/>
        <w:rPr>
          <w:rFonts w:eastAsia="Times New Roman" w:cs="Arial"/>
          <w:color w:val="212322"/>
          <w:kern w:val="0"/>
          <w14:ligatures w14:val="none"/>
        </w:rPr>
      </w:pPr>
      <w:r w:rsidRPr="002D4D7B">
        <w:rPr>
          <w:rFonts w:eastAsia="Times New Roman" w:cs="Arial"/>
          <w:color w:val="212322"/>
          <w:kern w:val="0"/>
          <w14:ligatures w14:val="none"/>
        </w:rPr>
        <w:t>Specialty training in rheumatology and/or industry experience in clinical development of therapeutics in autoimmune diseases.</w:t>
      </w:r>
    </w:p>
    <w:p w14:paraId="3619051C" w14:textId="77777777" w:rsidR="002D4D7B" w:rsidRPr="002D4D7B" w:rsidRDefault="002D4D7B" w:rsidP="002D4D7B">
      <w:pPr>
        <w:numPr>
          <w:ilvl w:val="0"/>
          <w:numId w:val="2"/>
        </w:numPr>
        <w:spacing w:after="0" w:line="240" w:lineRule="auto"/>
        <w:ind w:left="1080"/>
        <w:textAlignment w:val="baseline"/>
        <w:rPr>
          <w:rFonts w:eastAsia="Times New Roman" w:cs="Arial"/>
          <w:color w:val="212322"/>
          <w:kern w:val="0"/>
          <w14:ligatures w14:val="none"/>
        </w:rPr>
      </w:pPr>
      <w:r w:rsidRPr="002D4D7B">
        <w:rPr>
          <w:rFonts w:eastAsia="Times New Roman" w:cs="Arial"/>
          <w:color w:val="212322"/>
          <w:kern w:val="0"/>
          <w14:ligatures w14:val="none"/>
        </w:rPr>
        <w:t>Proven ability to interpret, discuss and present efficacy and safety data</w:t>
      </w:r>
    </w:p>
    <w:p w14:paraId="78E5D477" w14:textId="77777777" w:rsidR="002D4D7B" w:rsidRPr="002D4D7B" w:rsidRDefault="002D4D7B" w:rsidP="002D4D7B">
      <w:pPr>
        <w:numPr>
          <w:ilvl w:val="0"/>
          <w:numId w:val="2"/>
        </w:numPr>
        <w:spacing w:after="0" w:line="240" w:lineRule="auto"/>
        <w:ind w:left="1080"/>
        <w:textAlignment w:val="baseline"/>
        <w:rPr>
          <w:rFonts w:eastAsia="Times New Roman" w:cs="Arial"/>
          <w:color w:val="212322"/>
          <w:kern w:val="0"/>
          <w14:ligatures w14:val="none"/>
        </w:rPr>
      </w:pPr>
      <w:r w:rsidRPr="002D4D7B">
        <w:rPr>
          <w:rFonts w:eastAsia="Times New Roman" w:cs="Arial"/>
          <w:color w:val="212322"/>
          <w:kern w:val="0"/>
          <w14:ligatures w14:val="none"/>
        </w:rPr>
        <w:t>Working knowledge of GCP/ICH, clinical trial design, clinical development processes, and regulatory requirements.</w:t>
      </w:r>
    </w:p>
    <w:p w14:paraId="2414DC82" w14:textId="77777777" w:rsidR="002D4D7B" w:rsidRPr="002D4D7B" w:rsidRDefault="002D4D7B" w:rsidP="002D4D7B">
      <w:pPr>
        <w:numPr>
          <w:ilvl w:val="0"/>
          <w:numId w:val="2"/>
        </w:numPr>
        <w:spacing w:after="0" w:line="240" w:lineRule="auto"/>
        <w:ind w:left="1080"/>
        <w:textAlignment w:val="baseline"/>
        <w:rPr>
          <w:rFonts w:eastAsia="Times New Roman" w:cs="Arial"/>
          <w:color w:val="212322"/>
          <w:kern w:val="0"/>
          <w14:ligatures w14:val="none"/>
        </w:rPr>
      </w:pPr>
      <w:r w:rsidRPr="002D4D7B">
        <w:rPr>
          <w:rFonts w:eastAsia="Times New Roman" w:cs="Arial"/>
          <w:color w:val="212322"/>
          <w:kern w:val="0"/>
          <w14:ligatures w14:val="none"/>
        </w:rPr>
        <w:t>Strong ability to communicate and establish effective working relationship with investigators, collaborators, scientific advisors, professional societies and patient advocacy organizations.</w:t>
      </w:r>
    </w:p>
    <w:p w14:paraId="06EF8F37" w14:textId="77777777" w:rsidR="002D4D7B" w:rsidRDefault="002D4D7B" w:rsidP="002D4D7B">
      <w:pPr>
        <w:spacing w:after="0" w:line="240" w:lineRule="auto"/>
        <w:textAlignment w:val="baseline"/>
        <w:rPr>
          <w:rFonts w:eastAsia="Times New Roman" w:cs="Arial"/>
          <w:color w:val="212322"/>
          <w:kern w:val="0"/>
          <w14:ligatures w14:val="none"/>
        </w:rPr>
      </w:pPr>
    </w:p>
    <w:p w14:paraId="4F5C23B1" w14:textId="6710B4A8" w:rsidR="002D4D7B" w:rsidRPr="002D4D7B" w:rsidRDefault="002D4D7B" w:rsidP="002D4D7B">
      <w:pPr>
        <w:spacing w:after="0" w:line="240" w:lineRule="auto"/>
        <w:textAlignment w:val="baseline"/>
        <w:rPr>
          <w:rFonts w:eastAsia="Times New Roman" w:cs="Arial"/>
          <w:color w:val="212322"/>
          <w:kern w:val="0"/>
          <w14:ligatures w14:val="none"/>
        </w:rPr>
      </w:pPr>
      <w:r w:rsidRPr="002D4D7B">
        <w:rPr>
          <w:rFonts w:eastAsia="Times New Roman" w:cs="Arial"/>
          <w:color w:val="212322"/>
          <w:kern w:val="0"/>
          <w14:ligatures w14:val="none"/>
        </w:rPr>
        <w:t>The salary range for candidates residing in California for this position is $320,000 USD to $390,000 USD annually. This salary range is an estimate of what we reasonably expect to pay for this posted position, and the actual salary may vary based on various factors, including without limitation geographic location, individual education, experience, tenure, skills and abilities, as well as internal equity and alignment with market data.  This position is also eligible for bonus, benefits, and participation in Company’s stock option plan.</w:t>
      </w:r>
    </w:p>
    <w:p w14:paraId="462A0B15" w14:textId="77777777" w:rsidR="002D4D7B" w:rsidRPr="002D4D7B" w:rsidRDefault="002D4D7B" w:rsidP="002D4D7B">
      <w:pPr>
        <w:spacing w:after="0" w:line="240" w:lineRule="auto"/>
        <w:textAlignment w:val="baseline"/>
        <w:rPr>
          <w:rFonts w:eastAsia="Times New Roman" w:cs="Arial"/>
          <w:color w:val="212322"/>
          <w:kern w:val="0"/>
          <w14:ligatures w14:val="none"/>
        </w:rPr>
      </w:pPr>
    </w:p>
    <w:p w14:paraId="55F7F972" w14:textId="77777777" w:rsidR="002D4D7B" w:rsidRPr="002D4D7B" w:rsidRDefault="002D4D7B" w:rsidP="002D4D7B">
      <w:pPr>
        <w:spacing w:after="0" w:line="240" w:lineRule="auto"/>
        <w:textAlignment w:val="baseline"/>
        <w:rPr>
          <w:rFonts w:eastAsia="Times New Roman" w:cs="Arial"/>
          <w:color w:val="212322"/>
          <w:kern w:val="0"/>
          <w14:ligatures w14:val="none"/>
        </w:rPr>
      </w:pPr>
      <w:r w:rsidRPr="002D4D7B">
        <w:rPr>
          <w:rFonts w:eastAsia="Times New Roman" w:cs="Arial"/>
          <w:color w:val="212322"/>
          <w:kern w:val="0"/>
          <w:bdr w:val="none" w:sz="0" w:space="0" w:color="auto" w:frame="1"/>
          <w14:ligatures w14:val="none"/>
        </w:rPr>
        <w:t>Kyverna is an Equal Opportunity Employer and prohibits discrimination and harassment of any kind. Kyverna is committed to the principle of equal employment opportunity for all employees and does not discriminate on the basis of race, religion, color, sex, gender identify, sexual orientation, age, non-disqualifying physical or mental disability, national origin, veteran status or any other legally protected status. EOE/AA/Vets</w:t>
      </w:r>
    </w:p>
    <w:p w14:paraId="785DBAB3" w14:textId="77777777" w:rsidR="002D4D7B" w:rsidRDefault="002D4D7B"/>
    <w:p w14:paraId="03E6C664" w14:textId="758BCD2D" w:rsidR="00811562" w:rsidRPr="00811562" w:rsidRDefault="00811562">
      <w:pPr>
        <w:rPr>
          <w:b/>
          <w:bCs/>
        </w:rPr>
      </w:pPr>
      <w:r w:rsidRPr="00811562">
        <w:rPr>
          <w:b/>
          <w:bCs/>
        </w:rPr>
        <w:t xml:space="preserve">Job intake notes </w:t>
      </w:r>
    </w:p>
    <w:p w14:paraId="0F758043" w14:textId="77777777" w:rsidR="00811562" w:rsidRPr="00811562" w:rsidRDefault="00811562" w:rsidP="00811562">
      <w:pPr>
        <w:spacing w:after="0" w:line="240" w:lineRule="auto"/>
        <w:rPr>
          <w:rFonts w:ascii="Times New Roman" w:eastAsia="Times New Roman" w:hAnsi="Times New Roman" w:cs="Times New Roman"/>
          <w:kern w:val="0"/>
          <w:sz w:val="24"/>
          <w:szCs w:val="24"/>
          <w14:ligatures w14:val="none"/>
        </w:rPr>
      </w:pPr>
      <w:r w:rsidRPr="00811562">
        <w:rPr>
          <w:rFonts w:ascii="Aptos" w:eastAsia="Times New Roman" w:hAnsi="Aptos" w:cs="Times New Roman"/>
          <w:b/>
          <w:bCs/>
          <w:color w:val="282828"/>
          <w:kern w:val="0"/>
          <w:shd w:val="clear" w:color="auto" w:fill="FFFFFF"/>
          <w14:ligatures w14:val="none"/>
        </w:rPr>
        <w:t>Sr MD IIT – </w:t>
      </w:r>
      <w:r w:rsidRPr="00811562">
        <w:rPr>
          <w:rFonts w:ascii="Aptos" w:eastAsia="Times New Roman" w:hAnsi="Aptos" w:cs="Times New Roman"/>
          <w:color w:val="282828"/>
          <w:kern w:val="0"/>
          <w:shd w:val="clear" w:color="auto" w:fill="FFFFFF"/>
          <w14:ligatures w14:val="none"/>
        </w:rPr>
        <w:t>level can flex with experience, likely down. Posted salary range is 320K-390K base, but likely to be on the lower end.</w:t>
      </w:r>
    </w:p>
    <w:p w14:paraId="29C638DF" w14:textId="77777777" w:rsidR="00811562" w:rsidRPr="00811562" w:rsidRDefault="00811562" w:rsidP="00811562">
      <w:pPr>
        <w:numPr>
          <w:ilvl w:val="0"/>
          <w:numId w:val="4"/>
        </w:numPr>
        <w:shd w:val="clear" w:color="auto" w:fill="FFFFFF"/>
        <w:spacing w:after="0" w:line="240" w:lineRule="auto"/>
        <w:ind w:left="1440"/>
        <w:rPr>
          <w:rFonts w:ascii="Montserrat" w:eastAsia="Times New Roman" w:hAnsi="Montserrat" w:cs="Times New Roman"/>
          <w:color w:val="282828"/>
          <w:kern w:val="0"/>
          <w:sz w:val="20"/>
          <w:szCs w:val="20"/>
          <w14:ligatures w14:val="none"/>
        </w:rPr>
      </w:pPr>
      <w:r w:rsidRPr="00811562">
        <w:rPr>
          <w:rFonts w:ascii="Aptos" w:eastAsia="Times New Roman" w:hAnsi="Aptos" w:cs="Times New Roman"/>
          <w:color w:val="282828"/>
          <w:kern w:val="0"/>
          <w14:ligatures w14:val="none"/>
        </w:rPr>
        <w:t>Fundamentally needs a good clinician, ideal training would be as an internist. Any training could be considered except maybe an oncologist. Rheumatologist, neurologist, anything is secondary to internist.</w:t>
      </w:r>
    </w:p>
    <w:p w14:paraId="34809522" w14:textId="77777777" w:rsidR="00811562" w:rsidRPr="00811562" w:rsidRDefault="00811562" w:rsidP="00811562">
      <w:pPr>
        <w:numPr>
          <w:ilvl w:val="0"/>
          <w:numId w:val="4"/>
        </w:numPr>
        <w:shd w:val="clear" w:color="auto" w:fill="FFFFFF"/>
        <w:spacing w:after="0" w:line="240" w:lineRule="auto"/>
        <w:ind w:left="1440"/>
        <w:rPr>
          <w:rFonts w:ascii="Montserrat" w:eastAsia="Times New Roman" w:hAnsi="Montserrat" w:cs="Times New Roman"/>
          <w:color w:val="282828"/>
          <w:kern w:val="0"/>
          <w:sz w:val="20"/>
          <w:szCs w:val="20"/>
          <w14:ligatures w14:val="none"/>
        </w:rPr>
      </w:pPr>
      <w:r w:rsidRPr="00811562">
        <w:rPr>
          <w:rFonts w:ascii="Aptos" w:eastAsia="Times New Roman" w:hAnsi="Aptos" w:cs="Times New Roman"/>
          <w:color w:val="282828"/>
          <w:kern w:val="0"/>
          <w14:ligatures w14:val="none"/>
        </w:rPr>
        <w:t xml:space="preserve">Specifically seeking a US-trained physician almost exclusively. Could be coming from academia. </w:t>
      </w:r>
      <w:proofErr w:type="spellStart"/>
      <w:r w:rsidRPr="00811562">
        <w:rPr>
          <w:rFonts w:ascii="Aptos" w:eastAsia="Times New Roman" w:hAnsi="Aptos" w:cs="Times New Roman"/>
          <w:color w:val="282828"/>
          <w:kern w:val="0"/>
          <w14:ligatures w14:val="none"/>
        </w:rPr>
        <w:t>Some time</w:t>
      </w:r>
      <w:proofErr w:type="spellEnd"/>
      <w:r w:rsidRPr="00811562">
        <w:rPr>
          <w:rFonts w:ascii="Aptos" w:eastAsia="Times New Roman" w:hAnsi="Aptos" w:cs="Times New Roman"/>
          <w:color w:val="282828"/>
          <w:kern w:val="0"/>
          <w14:ligatures w14:val="none"/>
        </w:rPr>
        <w:t xml:space="preserve"> in industry good but not required, writing protocols and good clinician is all it takes.</w:t>
      </w:r>
    </w:p>
    <w:p w14:paraId="43E61630" w14:textId="77777777" w:rsidR="00811562" w:rsidRPr="00811562" w:rsidRDefault="00811562" w:rsidP="00811562">
      <w:pPr>
        <w:numPr>
          <w:ilvl w:val="0"/>
          <w:numId w:val="4"/>
        </w:numPr>
        <w:shd w:val="clear" w:color="auto" w:fill="FFFFFF"/>
        <w:spacing w:after="0" w:line="240" w:lineRule="auto"/>
        <w:ind w:left="1440"/>
        <w:rPr>
          <w:rFonts w:ascii="Montserrat" w:eastAsia="Times New Roman" w:hAnsi="Montserrat" w:cs="Times New Roman"/>
          <w:color w:val="282828"/>
          <w:kern w:val="0"/>
          <w:sz w:val="20"/>
          <w:szCs w:val="20"/>
          <w14:ligatures w14:val="none"/>
        </w:rPr>
      </w:pPr>
      <w:r w:rsidRPr="00811562">
        <w:rPr>
          <w:rFonts w:ascii="Aptos" w:eastAsia="Times New Roman" w:hAnsi="Aptos" w:cs="Times New Roman"/>
          <w:color w:val="282828"/>
          <w:kern w:val="0"/>
          <w14:ligatures w14:val="none"/>
        </w:rPr>
        <w:t>Someone flexible to address different things – does not balk at studying patients with neurological disease if it wasn’t their background. Agile. Curious mind</w:t>
      </w:r>
    </w:p>
    <w:p w14:paraId="6CEE0B4C" w14:textId="77777777" w:rsidR="00811562" w:rsidRPr="00811562" w:rsidRDefault="00811562" w:rsidP="00811562">
      <w:pPr>
        <w:numPr>
          <w:ilvl w:val="0"/>
          <w:numId w:val="4"/>
        </w:numPr>
        <w:shd w:val="clear" w:color="auto" w:fill="FFFFFF"/>
        <w:spacing w:after="0" w:line="240" w:lineRule="auto"/>
        <w:ind w:left="1440"/>
        <w:rPr>
          <w:rFonts w:ascii="Montserrat" w:eastAsia="Times New Roman" w:hAnsi="Montserrat" w:cs="Times New Roman"/>
          <w:color w:val="282828"/>
          <w:kern w:val="0"/>
          <w:sz w:val="20"/>
          <w:szCs w:val="20"/>
          <w14:ligatures w14:val="none"/>
        </w:rPr>
      </w:pPr>
      <w:r w:rsidRPr="00811562">
        <w:rPr>
          <w:rFonts w:ascii="Aptos" w:eastAsia="Times New Roman" w:hAnsi="Aptos" w:cs="Times New Roman"/>
          <w:color w:val="282828"/>
          <w:kern w:val="0"/>
          <w14:ligatures w14:val="none"/>
        </w:rPr>
        <w:t>Still has the interest in med monitoring patients and doing a lot of compassionate use type of things</w:t>
      </w:r>
    </w:p>
    <w:p w14:paraId="033456FA" w14:textId="77777777" w:rsidR="00811562" w:rsidRPr="00811562" w:rsidRDefault="00811562" w:rsidP="00811562">
      <w:pPr>
        <w:numPr>
          <w:ilvl w:val="0"/>
          <w:numId w:val="4"/>
        </w:numPr>
        <w:shd w:val="clear" w:color="auto" w:fill="FFFFFF"/>
        <w:spacing w:after="0" w:line="240" w:lineRule="auto"/>
        <w:ind w:left="1440"/>
        <w:rPr>
          <w:rFonts w:ascii="Montserrat" w:eastAsia="Times New Roman" w:hAnsi="Montserrat" w:cs="Times New Roman"/>
          <w:color w:val="282828"/>
          <w:kern w:val="0"/>
          <w:sz w:val="20"/>
          <w:szCs w:val="20"/>
          <w14:ligatures w14:val="none"/>
        </w:rPr>
      </w:pPr>
      <w:r w:rsidRPr="00811562">
        <w:rPr>
          <w:rFonts w:ascii="Aptos" w:eastAsia="Times New Roman" w:hAnsi="Aptos" w:cs="Times New Roman"/>
          <w:color w:val="282828"/>
          <w:kern w:val="0"/>
          <w14:ligatures w14:val="none"/>
        </w:rPr>
        <w:t>IIT – establishing relationships with sites so they are more informed in real time of what is happening with patients in cell therapy.</w:t>
      </w:r>
    </w:p>
    <w:p w14:paraId="09F96BBF" w14:textId="77777777" w:rsidR="00811562" w:rsidRPr="00811562" w:rsidRDefault="00811562" w:rsidP="00811562">
      <w:pPr>
        <w:numPr>
          <w:ilvl w:val="0"/>
          <w:numId w:val="4"/>
        </w:numPr>
        <w:shd w:val="clear" w:color="auto" w:fill="FFFFFF"/>
        <w:spacing w:after="0" w:line="240" w:lineRule="auto"/>
        <w:ind w:left="1440"/>
        <w:rPr>
          <w:rFonts w:ascii="Montserrat" w:eastAsia="Times New Roman" w:hAnsi="Montserrat" w:cs="Times New Roman"/>
          <w:color w:val="282828"/>
          <w:kern w:val="0"/>
          <w:sz w:val="20"/>
          <w:szCs w:val="20"/>
          <w14:ligatures w14:val="none"/>
        </w:rPr>
      </w:pPr>
      <w:r w:rsidRPr="00811562">
        <w:rPr>
          <w:rFonts w:ascii="Aptos" w:eastAsia="Times New Roman" w:hAnsi="Aptos" w:cs="Times New Roman"/>
          <w:color w:val="282828"/>
          <w:kern w:val="0"/>
          <w14:ligatures w14:val="none"/>
        </w:rPr>
        <w:t>Again, doesn’t necessarily need to have the IIT experience.</w:t>
      </w:r>
    </w:p>
    <w:p w14:paraId="40A73756" w14:textId="77777777" w:rsidR="00811562" w:rsidRPr="00811562" w:rsidRDefault="00811562" w:rsidP="00811562">
      <w:pPr>
        <w:numPr>
          <w:ilvl w:val="0"/>
          <w:numId w:val="4"/>
        </w:numPr>
        <w:shd w:val="clear" w:color="auto" w:fill="FFFFFF"/>
        <w:spacing w:after="0" w:line="240" w:lineRule="auto"/>
        <w:ind w:left="1440"/>
        <w:rPr>
          <w:rFonts w:ascii="Montserrat" w:eastAsia="Times New Roman" w:hAnsi="Montserrat" w:cs="Times New Roman"/>
          <w:color w:val="282828"/>
          <w:kern w:val="0"/>
          <w:sz w:val="20"/>
          <w:szCs w:val="20"/>
          <w14:ligatures w14:val="none"/>
        </w:rPr>
      </w:pPr>
      <w:r w:rsidRPr="00811562">
        <w:rPr>
          <w:rFonts w:ascii="Aptos" w:eastAsia="Times New Roman" w:hAnsi="Aptos" w:cs="Times New Roman"/>
          <w:color w:val="282828"/>
          <w:kern w:val="0"/>
          <w14:ligatures w14:val="none"/>
        </w:rPr>
        <w:t>MAYBE potential to manage down the line as the team expands.</w:t>
      </w:r>
    </w:p>
    <w:p w14:paraId="6A02AA82" w14:textId="77777777" w:rsidR="00811562" w:rsidRPr="00811562" w:rsidRDefault="00811562" w:rsidP="00811562">
      <w:pPr>
        <w:numPr>
          <w:ilvl w:val="0"/>
          <w:numId w:val="4"/>
        </w:numPr>
        <w:shd w:val="clear" w:color="auto" w:fill="FFFFFF"/>
        <w:spacing w:after="0" w:line="240" w:lineRule="auto"/>
        <w:ind w:left="1440"/>
        <w:rPr>
          <w:rFonts w:ascii="Montserrat" w:eastAsia="Times New Roman" w:hAnsi="Montserrat" w:cs="Times New Roman"/>
          <w:color w:val="282828"/>
          <w:kern w:val="0"/>
          <w:sz w:val="20"/>
          <w:szCs w:val="20"/>
          <w14:ligatures w14:val="none"/>
        </w:rPr>
      </w:pPr>
      <w:r w:rsidRPr="00811562">
        <w:rPr>
          <w:rFonts w:ascii="Aptos" w:eastAsia="Times New Roman" w:hAnsi="Aptos" w:cs="Times New Roman"/>
          <w:b/>
          <w:bCs/>
          <w:color w:val="282828"/>
          <w:kern w:val="0"/>
          <w14:ligatures w14:val="none"/>
        </w:rPr>
        <w:t>HM:</w:t>
      </w:r>
      <w:r w:rsidRPr="00811562">
        <w:rPr>
          <w:rFonts w:ascii="Aptos" w:eastAsia="Times New Roman" w:hAnsi="Aptos" w:cs="Times New Roman"/>
          <w:color w:val="282828"/>
          <w:kern w:val="0"/>
          <w14:ligatures w14:val="none"/>
        </w:rPr>
        <w:t xml:space="preserve"> Dominic Borie, President of R&amp;D and former CEO of </w:t>
      </w:r>
      <w:proofErr w:type="spellStart"/>
      <w:r w:rsidRPr="00811562">
        <w:rPr>
          <w:rFonts w:ascii="Aptos" w:eastAsia="Times New Roman" w:hAnsi="Aptos" w:cs="Times New Roman"/>
          <w:color w:val="282828"/>
          <w:kern w:val="0"/>
          <w14:ligatures w14:val="none"/>
        </w:rPr>
        <w:t>Kyverna</w:t>
      </w:r>
      <w:proofErr w:type="spellEnd"/>
      <w:r w:rsidRPr="00811562">
        <w:rPr>
          <w:rFonts w:ascii="Aptos" w:eastAsia="Times New Roman" w:hAnsi="Aptos" w:cs="Times New Roman"/>
          <w:color w:val="282828"/>
          <w:kern w:val="0"/>
          <w14:ligatures w14:val="none"/>
        </w:rPr>
        <w:t>. Great visibility and person to work with!</w:t>
      </w:r>
    </w:p>
    <w:p w14:paraId="03542AB3" w14:textId="77777777" w:rsidR="00811562" w:rsidRPr="00811562" w:rsidRDefault="00811562" w:rsidP="00811562">
      <w:pPr>
        <w:numPr>
          <w:ilvl w:val="1"/>
          <w:numId w:val="4"/>
        </w:numPr>
        <w:shd w:val="clear" w:color="auto" w:fill="FFFFFF"/>
        <w:spacing w:after="0" w:line="240" w:lineRule="auto"/>
        <w:ind w:left="2880"/>
        <w:rPr>
          <w:rFonts w:ascii="Montserrat" w:eastAsia="Times New Roman" w:hAnsi="Montserrat" w:cs="Times New Roman"/>
          <w:color w:val="282828"/>
          <w:kern w:val="0"/>
          <w:sz w:val="20"/>
          <w:szCs w:val="20"/>
          <w14:ligatures w14:val="none"/>
        </w:rPr>
      </w:pPr>
      <w:r w:rsidRPr="00811562">
        <w:rPr>
          <w:rFonts w:ascii="Aptos" w:eastAsia="Times New Roman" w:hAnsi="Aptos" w:cs="Times New Roman"/>
          <w:color w:val="282828"/>
          <w:kern w:val="0"/>
          <w14:ligatures w14:val="none"/>
        </w:rPr>
        <w:t>The IIT team reporting to Dominic currently is: one MD, one Sr CTM in Clin Ops, one Regulatory IIT person, and one PM for IIT.</w:t>
      </w:r>
    </w:p>
    <w:p w14:paraId="3CB02132" w14:textId="77777777" w:rsidR="00811562" w:rsidRDefault="00811562">
      <w:pPr>
        <w:rPr>
          <w:ins w:id="2" w:author="Hannah Roberts" w:date="2024-08-01T14:59:00Z" w16du:dateUtc="2024-08-01T18:59:00Z"/>
        </w:rPr>
      </w:pPr>
    </w:p>
    <w:p w14:paraId="27A067F8" w14:textId="05705434" w:rsidR="0069372B" w:rsidRDefault="0069372B">
      <w:pPr>
        <w:rPr>
          <w:ins w:id="3" w:author="Hannah Roberts" w:date="2024-08-01T14:59:00Z" w16du:dateUtc="2024-08-01T18:59:00Z"/>
        </w:rPr>
      </w:pPr>
      <w:ins w:id="4" w:author="Hannah Roberts" w:date="2024-08-01T14:59:00Z" w16du:dateUtc="2024-08-01T18:59:00Z">
        <w:r>
          <w:t xml:space="preserve">Job Intake Notes: </w:t>
        </w:r>
      </w:ins>
    </w:p>
    <w:p w14:paraId="66D1D87B" w14:textId="77777777" w:rsidR="0069372B" w:rsidRPr="0069372B" w:rsidRDefault="0069372B" w:rsidP="0069372B">
      <w:pPr>
        <w:rPr>
          <w:ins w:id="5" w:author="Hannah Roberts" w:date="2024-08-01T14:59:00Z" w16du:dateUtc="2024-08-01T18:59:00Z"/>
        </w:rPr>
      </w:pPr>
      <w:ins w:id="6" w:author="Hannah Roberts" w:date="2024-08-01T14:59:00Z" w16du:dateUtc="2024-08-01T18:59:00Z">
        <w:r w:rsidRPr="0069372B">
          <w:rPr>
            <w:b/>
            <w:bCs/>
          </w:rPr>
          <w:t>Sr MD IIT – </w:t>
        </w:r>
        <w:r w:rsidRPr="0069372B">
          <w:t>level can flex with experience, likely down. Posted salary range is 320K-390K base, but likely to be on the lower end.</w:t>
        </w:r>
      </w:ins>
    </w:p>
    <w:p w14:paraId="1B6ADEDF" w14:textId="77777777" w:rsidR="0069372B" w:rsidRPr="0069372B" w:rsidRDefault="0069372B" w:rsidP="0069372B">
      <w:pPr>
        <w:numPr>
          <w:ilvl w:val="0"/>
          <w:numId w:val="3"/>
        </w:numPr>
        <w:rPr>
          <w:ins w:id="7" w:author="Hannah Roberts" w:date="2024-08-01T14:59:00Z" w16du:dateUtc="2024-08-01T18:59:00Z"/>
        </w:rPr>
      </w:pPr>
      <w:ins w:id="8" w:author="Hannah Roberts" w:date="2024-08-01T14:59:00Z" w16du:dateUtc="2024-08-01T18:59:00Z">
        <w:r w:rsidRPr="0069372B">
          <w:t>Fundamentally needs a good clinician, ideal training would be as an internist. Any training could be considered except maybe an oncologist. Rheumatologist, neurologist, anything is secondary to internist.</w:t>
        </w:r>
      </w:ins>
    </w:p>
    <w:p w14:paraId="6DF4D1F9" w14:textId="77777777" w:rsidR="0069372B" w:rsidRPr="0069372B" w:rsidRDefault="0069372B" w:rsidP="0069372B">
      <w:pPr>
        <w:numPr>
          <w:ilvl w:val="0"/>
          <w:numId w:val="3"/>
        </w:numPr>
        <w:rPr>
          <w:ins w:id="9" w:author="Hannah Roberts" w:date="2024-08-01T14:59:00Z" w16du:dateUtc="2024-08-01T18:59:00Z"/>
        </w:rPr>
      </w:pPr>
      <w:ins w:id="10" w:author="Hannah Roberts" w:date="2024-08-01T14:59:00Z" w16du:dateUtc="2024-08-01T18:59:00Z">
        <w:r w:rsidRPr="0069372B">
          <w:t xml:space="preserve">Specifically seeking a US-trained physician almost exclusively. Could be coming from academia. </w:t>
        </w:r>
        <w:proofErr w:type="spellStart"/>
        <w:r w:rsidRPr="0069372B">
          <w:t>Some time</w:t>
        </w:r>
        <w:proofErr w:type="spellEnd"/>
        <w:r w:rsidRPr="0069372B">
          <w:t xml:space="preserve"> in industry good but not required, writing protocols and good clinician is all it takes.</w:t>
        </w:r>
      </w:ins>
    </w:p>
    <w:p w14:paraId="642829CD" w14:textId="77777777" w:rsidR="0069372B" w:rsidRPr="0069372B" w:rsidRDefault="0069372B" w:rsidP="0069372B">
      <w:pPr>
        <w:numPr>
          <w:ilvl w:val="0"/>
          <w:numId w:val="3"/>
        </w:numPr>
        <w:rPr>
          <w:ins w:id="11" w:author="Hannah Roberts" w:date="2024-08-01T14:59:00Z" w16du:dateUtc="2024-08-01T18:59:00Z"/>
        </w:rPr>
      </w:pPr>
      <w:ins w:id="12" w:author="Hannah Roberts" w:date="2024-08-01T14:59:00Z" w16du:dateUtc="2024-08-01T18:59:00Z">
        <w:r w:rsidRPr="0069372B">
          <w:t>Someone flexible to address different things – does not balk at studying patients with neurological disease if it wasn’t their background. Agile. Curious mind</w:t>
        </w:r>
      </w:ins>
    </w:p>
    <w:p w14:paraId="73D8907C" w14:textId="77777777" w:rsidR="0069372B" w:rsidRPr="0069372B" w:rsidRDefault="0069372B" w:rsidP="0069372B">
      <w:pPr>
        <w:numPr>
          <w:ilvl w:val="0"/>
          <w:numId w:val="3"/>
        </w:numPr>
        <w:rPr>
          <w:ins w:id="13" w:author="Hannah Roberts" w:date="2024-08-01T14:59:00Z" w16du:dateUtc="2024-08-01T18:59:00Z"/>
        </w:rPr>
      </w:pPr>
      <w:ins w:id="14" w:author="Hannah Roberts" w:date="2024-08-01T14:59:00Z" w16du:dateUtc="2024-08-01T18:59:00Z">
        <w:r w:rsidRPr="0069372B">
          <w:t>Still has the interest in med monitoring patients and doing a lot of compassionate use type of things</w:t>
        </w:r>
      </w:ins>
    </w:p>
    <w:p w14:paraId="562BDE48" w14:textId="77777777" w:rsidR="0069372B" w:rsidRPr="0069372B" w:rsidRDefault="0069372B" w:rsidP="0069372B">
      <w:pPr>
        <w:numPr>
          <w:ilvl w:val="0"/>
          <w:numId w:val="3"/>
        </w:numPr>
        <w:rPr>
          <w:ins w:id="15" w:author="Hannah Roberts" w:date="2024-08-01T14:59:00Z" w16du:dateUtc="2024-08-01T18:59:00Z"/>
        </w:rPr>
      </w:pPr>
      <w:ins w:id="16" w:author="Hannah Roberts" w:date="2024-08-01T14:59:00Z" w16du:dateUtc="2024-08-01T18:59:00Z">
        <w:r w:rsidRPr="0069372B">
          <w:t>IIT – establishing relationships with sites so they are more informed in real time of what is happening with patients in cell therapy.</w:t>
        </w:r>
      </w:ins>
    </w:p>
    <w:p w14:paraId="6BFB4619" w14:textId="77777777" w:rsidR="0069372B" w:rsidRPr="0069372B" w:rsidRDefault="0069372B" w:rsidP="0069372B">
      <w:pPr>
        <w:numPr>
          <w:ilvl w:val="0"/>
          <w:numId w:val="3"/>
        </w:numPr>
        <w:rPr>
          <w:ins w:id="17" w:author="Hannah Roberts" w:date="2024-08-01T14:59:00Z" w16du:dateUtc="2024-08-01T18:59:00Z"/>
        </w:rPr>
      </w:pPr>
      <w:ins w:id="18" w:author="Hannah Roberts" w:date="2024-08-01T14:59:00Z" w16du:dateUtc="2024-08-01T18:59:00Z">
        <w:r w:rsidRPr="0069372B">
          <w:t>Again, doesn’t necessarily need to have the IIT experience.</w:t>
        </w:r>
      </w:ins>
    </w:p>
    <w:p w14:paraId="21BD1409" w14:textId="77777777" w:rsidR="0069372B" w:rsidRPr="0069372B" w:rsidRDefault="0069372B" w:rsidP="0069372B">
      <w:pPr>
        <w:numPr>
          <w:ilvl w:val="0"/>
          <w:numId w:val="3"/>
        </w:numPr>
        <w:rPr>
          <w:ins w:id="19" w:author="Hannah Roberts" w:date="2024-08-01T14:59:00Z" w16du:dateUtc="2024-08-01T18:59:00Z"/>
        </w:rPr>
      </w:pPr>
      <w:ins w:id="20" w:author="Hannah Roberts" w:date="2024-08-01T14:59:00Z" w16du:dateUtc="2024-08-01T18:59:00Z">
        <w:r w:rsidRPr="0069372B">
          <w:t>MAYBE potential to manage down the line as the team expands.</w:t>
        </w:r>
      </w:ins>
    </w:p>
    <w:p w14:paraId="6DB666EC" w14:textId="77777777" w:rsidR="0069372B" w:rsidRPr="0069372B" w:rsidRDefault="0069372B" w:rsidP="0069372B">
      <w:pPr>
        <w:numPr>
          <w:ilvl w:val="0"/>
          <w:numId w:val="3"/>
        </w:numPr>
        <w:rPr>
          <w:ins w:id="21" w:author="Hannah Roberts" w:date="2024-08-01T14:59:00Z" w16du:dateUtc="2024-08-01T18:59:00Z"/>
        </w:rPr>
      </w:pPr>
      <w:ins w:id="22" w:author="Hannah Roberts" w:date="2024-08-01T14:59:00Z" w16du:dateUtc="2024-08-01T18:59:00Z">
        <w:r w:rsidRPr="0069372B">
          <w:rPr>
            <w:b/>
            <w:bCs/>
          </w:rPr>
          <w:t>HM:</w:t>
        </w:r>
        <w:r w:rsidRPr="0069372B">
          <w:t xml:space="preserve"> Dominic Borie, President of R&amp;D and former CEO of </w:t>
        </w:r>
        <w:proofErr w:type="spellStart"/>
        <w:r w:rsidRPr="0069372B">
          <w:t>Kyverna</w:t>
        </w:r>
        <w:proofErr w:type="spellEnd"/>
        <w:r w:rsidRPr="0069372B">
          <w:t>. Great visibility and person to work with!</w:t>
        </w:r>
      </w:ins>
    </w:p>
    <w:p w14:paraId="09975AC8" w14:textId="77777777" w:rsidR="0069372B" w:rsidRPr="0069372B" w:rsidRDefault="0069372B" w:rsidP="0069372B">
      <w:pPr>
        <w:numPr>
          <w:ilvl w:val="1"/>
          <w:numId w:val="3"/>
        </w:numPr>
        <w:rPr>
          <w:ins w:id="23" w:author="Hannah Roberts" w:date="2024-08-01T14:59:00Z" w16du:dateUtc="2024-08-01T18:59:00Z"/>
        </w:rPr>
      </w:pPr>
      <w:ins w:id="24" w:author="Hannah Roberts" w:date="2024-08-01T14:59:00Z" w16du:dateUtc="2024-08-01T18:59:00Z">
        <w:r w:rsidRPr="0069372B">
          <w:t>The IIT team reporting to Dominic currently is: one MD, one Sr CTM in Clin Ops, one Regulatory IIT person, and one PM for IIT.</w:t>
        </w:r>
      </w:ins>
    </w:p>
    <w:p w14:paraId="43FC1CB6" w14:textId="77777777" w:rsidR="002D4D7B" w:rsidRDefault="002D4D7B"/>
    <w:sectPr w:rsidR="002D4D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980677"/>
    <w:multiLevelType w:val="multilevel"/>
    <w:tmpl w:val="80A4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141D9D"/>
    <w:multiLevelType w:val="multilevel"/>
    <w:tmpl w:val="A8567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F2D1EA1"/>
    <w:multiLevelType w:val="multilevel"/>
    <w:tmpl w:val="5BF8C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D8E7FAC"/>
    <w:multiLevelType w:val="multilevel"/>
    <w:tmpl w:val="792E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41320090">
    <w:abstractNumId w:val="3"/>
  </w:num>
  <w:num w:numId="2" w16cid:durableId="1061101997">
    <w:abstractNumId w:val="0"/>
  </w:num>
  <w:num w:numId="3" w16cid:durableId="64226945">
    <w:abstractNumId w:val="2"/>
  </w:num>
  <w:num w:numId="4" w16cid:durableId="1483423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revisionView w:markup="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D7B"/>
    <w:rsid w:val="00024F8F"/>
    <w:rsid w:val="002D4D7B"/>
    <w:rsid w:val="003C37B2"/>
    <w:rsid w:val="00617957"/>
    <w:rsid w:val="0069372B"/>
    <w:rsid w:val="00811562"/>
    <w:rsid w:val="00824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3175CC"/>
  <w15:chartTrackingRefBased/>
  <w15:docId w15:val="{DA6C9402-FBCA-45B6-B7BC-5BD8B4CDB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4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4D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4D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4D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4D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D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D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D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D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4D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4D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4D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4D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4D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D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D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D7B"/>
    <w:rPr>
      <w:rFonts w:eastAsiaTheme="majorEastAsia" w:cstheme="majorBidi"/>
      <w:color w:val="272727" w:themeColor="text1" w:themeTint="D8"/>
    </w:rPr>
  </w:style>
  <w:style w:type="paragraph" w:styleId="Title">
    <w:name w:val="Title"/>
    <w:basedOn w:val="Normal"/>
    <w:next w:val="Normal"/>
    <w:link w:val="TitleChar"/>
    <w:uiPriority w:val="10"/>
    <w:qFormat/>
    <w:rsid w:val="002D4D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D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D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D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D7B"/>
    <w:pPr>
      <w:spacing w:before="160"/>
      <w:jc w:val="center"/>
    </w:pPr>
    <w:rPr>
      <w:i/>
      <w:iCs/>
      <w:color w:val="404040" w:themeColor="text1" w:themeTint="BF"/>
    </w:rPr>
  </w:style>
  <w:style w:type="character" w:customStyle="1" w:styleId="QuoteChar">
    <w:name w:val="Quote Char"/>
    <w:basedOn w:val="DefaultParagraphFont"/>
    <w:link w:val="Quote"/>
    <w:uiPriority w:val="29"/>
    <w:rsid w:val="002D4D7B"/>
    <w:rPr>
      <w:i/>
      <w:iCs/>
      <w:color w:val="404040" w:themeColor="text1" w:themeTint="BF"/>
    </w:rPr>
  </w:style>
  <w:style w:type="paragraph" w:styleId="ListParagraph">
    <w:name w:val="List Paragraph"/>
    <w:basedOn w:val="Normal"/>
    <w:uiPriority w:val="34"/>
    <w:qFormat/>
    <w:rsid w:val="002D4D7B"/>
    <w:pPr>
      <w:ind w:left="720"/>
      <w:contextualSpacing/>
    </w:pPr>
  </w:style>
  <w:style w:type="character" w:styleId="IntenseEmphasis">
    <w:name w:val="Intense Emphasis"/>
    <w:basedOn w:val="DefaultParagraphFont"/>
    <w:uiPriority w:val="21"/>
    <w:qFormat/>
    <w:rsid w:val="002D4D7B"/>
    <w:rPr>
      <w:i/>
      <w:iCs/>
      <w:color w:val="0F4761" w:themeColor="accent1" w:themeShade="BF"/>
    </w:rPr>
  </w:style>
  <w:style w:type="paragraph" w:styleId="IntenseQuote">
    <w:name w:val="Intense Quote"/>
    <w:basedOn w:val="Normal"/>
    <w:next w:val="Normal"/>
    <w:link w:val="IntenseQuoteChar"/>
    <w:uiPriority w:val="30"/>
    <w:qFormat/>
    <w:rsid w:val="002D4D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4D7B"/>
    <w:rPr>
      <w:i/>
      <w:iCs/>
      <w:color w:val="0F4761" w:themeColor="accent1" w:themeShade="BF"/>
    </w:rPr>
  </w:style>
  <w:style w:type="character" w:styleId="IntenseReference">
    <w:name w:val="Intense Reference"/>
    <w:basedOn w:val="DefaultParagraphFont"/>
    <w:uiPriority w:val="32"/>
    <w:qFormat/>
    <w:rsid w:val="002D4D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7433263">
      <w:bodyDiv w:val="1"/>
      <w:marLeft w:val="0"/>
      <w:marRight w:val="0"/>
      <w:marTop w:val="0"/>
      <w:marBottom w:val="0"/>
      <w:divBdr>
        <w:top w:val="none" w:sz="0" w:space="0" w:color="auto"/>
        <w:left w:val="none" w:sz="0" w:space="0" w:color="auto"/>
        <w:bottom w:val="none" w:sz="0" w:space="0" w:color="auto"/>
        <w:right w:val="none" w:sz="0" w:space="0" w:color="auto"/>
      </w:divBdr>
    </w:div>
    <w:div w:id="651107963">
      <w:bodyDiv w:val="1"/>
      <w:marLeft w:val="0"/>
      <w:marRight w:val="0"/>
      <w:marTop w:val="0"/>
      <w:marBottom w:val="0"/>
      <w:divBdr>
        <w:top w:val="none" w:sz="0" w:space="0" w:color="auto"/>
        <w:left w:val="none" w:sz="0" w:space="0" w:color="auto"/>
        <w:bottom w:val="none" w:sz="0" w:space="0" w:color="auto"/>
        <w:right w:val="none" w:sz="0" w:space="0" w:color="auto"/>
      </w:divBdr>
    </w:div>
    <w:div w:id="860322632">
      <w:bodyDiv w:val="1"/>
      <w:marLeft w:val="0"/>
      <w:marRight w:val="0"/>
      <w:marTop w:val="0"/>
      <w:marBottom w:val="0"/>
      <w:divBdr>
        <w:top w:val="none" w:sz="0" w:space="0" w:color="auto"/>
        <w:left w:val="none" w:sz="0" w:space="0" w:color="auto"/>
        <w:bottom w:val="none" w:sz="0" w:space="0" w:color="auto"/>
        <w:right w:val="none" w:sz="0" w:space="0" w:color="auto"/>
      </w:divBdr>
    </w:div>
    <w:div w:id="1738477103">
      <w:bodyDiv w:val="1"/>
      <w:marLeft w:val="0"/>
      <w:marRight w:val="0"/>
      <w:marTop w:val="0"/>
      <w:marBottom w:val="0"/>
      <w:divBdr>
        <w:top w:val="none" w:sz="0" w:space="0" w:color="auto"/>
        <w:left w:val="none" w:sz="0" w:space="0" w:color="auto"/>
        <w:bottom w:val="none" w:sz="0" w:space="0" w:color="auto"/>
        <w:right w:val="none" w:sz="0" w:space="0" w:color="auto"/>
      </w:divBdr>
      <w:divsChild>
        <w:div w:id="382290596">
          <w:marLeft w:val="0"/>
          <w:marRight w:val="0"/>
          <w:marTop w:val="0"/>
          <w:marBottom w:val="0"/>
          <w:divBdr>
            <w:top w:val="none" w:sz="0" w:space="0" w:color="auto"/>
            <w:left w:val="none" w:sz="0" w:space="0" w:color="auto"/>
            <w:bottom w:val="none" w:sz="0" w:space="0" w:color="auto"/>
            <w:right w:val="none" w:sz="0" w:space="0" w:color="auto"/>
          </w:divBdr>
          <w:divsChild>
            <w:div w:id="456610399">
              <w:marLeft w:val="0"/>
              <w:marRight w:val="0"/>
              <w:marTop w:val="0"/>
              <w:marBottom w:val="0"/>
              <w:divBdr>
                <w:top w:val="none" w:sz="0" w:space="0" w:color="auto"/>
                <w:left w:val="none" w:sz="0" w:space="0" w:color="auto"/>
                <w:bottom w:val="none" w:sz="0" w:space="0" w:color="auto"/>
                <w:right w:val="none" w:sz="0" w:space="0" w:color="auto"/>
              </w:divBdr>
            </w:div>
            <w:div w:id="796723219">
              <w:marLeft w:val="0"/>
              <w:marRight w:val="0"/>
              <w:marTop w:val="0"/>
              <w:marBottom w:val="0"/>
              <w:divBdr>
                <w:top w:val="none" w:sz="0" w:space="0" w:color="auto"/>
                <w:left w:val="none" w:sz="0" w:space="0" w:color="auto"/>
                <w:bottom w:val="none" w:sz="0" w:space="0" w:color="auto"/>
                <w:right w:val="none" w:sz="0" w:space="0" w:color="auto"/>
              </w:divBdr>
            </w:div>
            <w:div w:id="1582718473">
              <w:marLeft w:val="0"/>
              <w:marRight w:val="0"/>
              <w:marTop w:val="0"/>
              <w:marBottom w:val="0"/>
              <w:divBdr>
                <w:top w:val="none" w:sz="0" w:space="0" w:color="auto"/>
                <w:left w:val="none" w:sz="0" w:space="0" w:color="auto"/>
                <w:bottom w:val="none" w:sz="0" w:space="0" w:color="auto"/>
                <w:right w:val="none" w:sz="0" w:space="0" w:color="auto"/>
              </w:divBdr>
            </w:div>
          </w:divsChild>
        </w:div>
        <w:div w:id="565384997">
          <w:marLeft w:val="0"/>
          <w:marRight w:val="0"/>
          <w:marTop w:val="0"/>
          <w:marBottom w:val="0"/>
          <w:divBdr>
            <w:top w:val="none" w:sz="0" w:space="0" w:color="auto"/>
            <w:left w:val="none" w:sz="0" w:space="0" w:color="auto"/>
            <w:bottom w:val="none" w:sz="0" w:space="0" w:color="auto"/>
            <w:right w:val="none" w:sz="0" w:space="0" w:color="auto"/>
          </w:divBdr>
          <w:divsChild>
            <w:div w:id="474031263">
              <w:marLeft w:val="0"/>
              <w:marRight w:val="0"/>
              <w:marTop w:val="0"/>
              <w:marBottom w:val="0"/>
              <w:divBdr>
                <w:top w:val="none" w:sz="0" w:space="0" w:color="auto"/>
                <w:left w:val="none" w:sz="0" w:space="0" w:color="auto"/>
                <w:bottom w:val="none" w:sz="0" w:space="0" w:color="auto"/>
                <w:right w:val="none" w:sz="0" w:space="0" w:color="auto"/>
              </w:divBdr>
            </w:div>
            <w:div w:id="750464571">
              <w:marLeft w:val="0"/>
              <w:marRight w:val="0"/>
              <w:marTop w:val="0"/>
              <w:marBottom w:val="0"/>
              <w:divBdr>
                <w:top w:val="none" w:sz="0" w:space="0" w:color="auto"/>
                <w:left w:val="none" w:sz="0" w:space="0" w:color="auto"/>
                <w:bottom w:val="none" w:sz="0" w:space="0" w:color="auto"/>
                <w:right w:val="none" w:sz="0" w:space="0" w:color="auto"/>
              </w:divBdr>
            </w:div>
          </w:divsChild>
        </w:div>
        <w:div w:id="1571114355">
          <w:marLeft w:val="0"/>
          <w:marRight w:val="0"/>
          <w:marTop w:val="0"/>
          <w:marBottom w:val="0"/>
          <w:divBdr>
            <w:top w:val="none" w:sz="0" w:space="0" w:color="auto"/>
            <w:left w:val="none" w:sz="0" w:space="0" w:color="auto"/>
            <w:bottom w:val="none" w:sz="0" w:space="0" w:color="auto"/>
            <w:right w:val="none" w:sz="0" w:space="0" w:color="auto"/>
          </w:divBdr>
          <w:divsChild>
            <w:div w:id="2049642037">
              <w:marLeft w:val="0"/>
              <w:marRight w:val="0"/>
              <w:marTop w:val="0"/>
              <w:marBottom w:val="0"/>
              <w:divBdr>
                <w:top w:val="none" w:sz="0" w:space="0" w:color="auto"/>
                <w:left w:val="none" w:sz="0" w:space="0" w:color="auto"/>
                <w:bottom w:val="none" w:sz="0" w:space="0" w:color="auto"/>
                <w:right w:val="none" w:sz="0" w:space="0" w:color="auto"/>
              </w:divBdr>
            </w:div>
            <w:div w:id="650254523">
              <w:marLeft w:val="0"/>
              <w:marRight w:val="0"/>
              <w:marTop w:val="0"/>
              <w:marBottom w:val="0"/>
              <w:divBdr>
                <w:top w:val="none" w:sz="0" w:space="0" w:color="auto"/>
                <w:left w:val="none" w:sz="0" w:space="0" w:color="auto"/>
                <w:bottom w:val="none" w:sz="0" w:space="0" w:color="auto"/>
                <w:right w:val="none" w:sz="0" w:space="0" w:color="auto"/>
              </w:divBdr>
            </w:div>
          </w:divsChild>
        </w:div>
        <w:div w:id="1165052949">
          <w:marLeft w:val="0"/>
          <w:marRight w:val="0"/>
          <w:marTop w:val="0"/>
          <w:marBottom w:val="0"/>
          <w:divBdr>
            <w:top w:val="none" w:sz="0" w:space="0" w:color="auto"/>
            <w:left w:val="none" w:sz="0" w:space="0" w:color="auto"/>
            <w:bottom w:val="none" w:sz="0" w:space="0" w:color="auto"/>
            <w:right w:val="none" w:sz="0" w:space="0" w:color="auto"/>
          </w:divBdr>
          <w:divsChild>
            <w:div w:id="1252618540">
              <w:marLeft w:val="0"/>
              <w:marRight w:val="0"/>
              <w:marTop w:val="0"/>
              <w:marBottom w:val="0"/>
              <w:divBdr>
                <w:top w:val="none" w:sz="0" w:space="0" w:color="auto"/>
                <w:left w:val="none" w:sz="0" w:space="0" w:color="auto"/>
                <w:bottom w:val="none" w:sz="0" w:space="0" w:color="auto"/>
                <w:right w:val="none" w:sz="0" w:space="0" w:color="auto"/>
              </w:divBdr>
            </w:div>
            <w:div w:id="1642037131">
              <w:marLeft w:val="0"/>
              <w:marRight w:val="0"/>
              <w:marTop w:val="0"/>
              <w:marBottom w:val="0"/>
              <w:divBdr>
                <w:top w:val="none" w:sz="0" w:space="0" w:color="auto"/>
                <w:left w:val="none" w:sz="0" w:space="0" w:color="auto"/>
                <w:bottom w:val="none" w:sz="0" w:space="0" w:color="auto"/>
                <w:right w:val="none" w:sz="0" w:space="0" w:color="auto"/>
              </w:divBdr>
            </w:div>
            <w:div w:id="517473507">
              <w:marLeft w:val="0"/>
              <w:marRight w:val="0"/>
              <w:marTop w:val="0"/>
              <w:marBottom w:val="0"/>
              <w:divBdr>
                <w:top w:val="none" w:sz="0" w:space="0" w:color="auto"/>
                <w:left w:val="none" w:sz="0" w:space="0" w:color="auto"/>
                <w:bottom w:val="none" w:sz="0" w:space="0" w:color="auto"/>
                <w:right w:val="none" w:sz="0" w:space="0" w:color="auto"/>
              </w:divBdr>
            </w:div>
            <w:div w:id="8546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954</Words>
  <Characters>5792</Characters>
  <Application>Microsoft Office Word</Application>
  <DocSecurity>0</DocSecurity>
  <Lines>109</Lines>
  <Paragraphs>50</Paragraphs>
  <ScaleCrop>false</ScaleCrop>
  <Company/>
  <LinksUpToDate>false</LinksUpToDate>
  <CharactersWithSpaces>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Roberts</dc:creator>
  <cp:keywords/>
  <dc:description/>
  <cp:lastModifiedBy>Bryan Blair</cp:lastModifiedBy>
  <cp:revision>2</cp:revision>
  <dcterms:created xsi:type="dcterms:W3CDTF">2024-07-24T20:33:00Z</dcterms:created>
  <dcterms:modified xsi:type="dcterms:W3CDTF">2024-08-01T18:59:00Z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06a0d4b33b3accbc3fbe727e63a614530c592ad2d9ebdd7dc90ff662d81fea17</vt:lpwstr>
  </property>
</Properties>
</file>