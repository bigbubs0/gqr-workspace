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0CC59" w14:textId="240E9521" w:rsidR="00770C37" w:rsidRDefault="00F95507" w:rsidP="00F95507">
      <w:pPr>
        <w:spacing w:before="100" w:beforeAutospacing="1" w:after="100" w:afterAutospacing="1" w:line="240" w:lineRule="auto"/>
        <w:jc w:val="center"/>
        <w:rPr>
          <w:rFonts w:ascii="Noto Sans" w:eastAsia="Times New Roman" w:hAnsi="Noto Sans" w:cs="Noto Sans"/>
          <w:b/>
          <w:bCs/>
          <w:color w:val="2D2D2D"/>
          <w:sz w:val="20"/>
          <w:szCs w:val="20"/>
        </w:rPr>
      </w:pPr>
      <w:r>
        <w:rPr>
          <w:rFonts w:ascii="Noto Sans" w:eastAsia="Times New Roman" w:hAnsi="Noto Sans" w:cs="Noto Sans"/>
          <w:b/>
          <w:bCs/>
          <w:noProof/>
          <w:color w:val="2D2D2D"/>
          <w:sz w:val="20"/>
          <w:szCs w:val="20"/>
        </w:rPr>
        <w:drawing>
          <wp:inline distT="0" distB="0" distL="0" distR="0" wp14:anchorId="5E7BDC44" wp14:editId="6F844F61">
            <wp:extent cx="2203450" cy="933406"/>
            <wp:effectExtent l="0" t="0" r="6350" b="635"/>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7"/>
                    <a:stretch>
                      <a:fillRect/>
                    </a:stretch>
                  </pic:blipFill>
                  <pic:spPr>
                    <a:xfrm>
                      <a:off x="0" y="0"/>
                      <a:ext cx="2218322" cy="939706"/>
                    </a:xfrm>
                    <a:prstGeom prst="rect">
                      <a:avLst/>
                    </a:prstGeom>
                  </pic:spPr>
                </pic:pic>
              </a:graphicData>
            </a:graphic>
          </wp:inline>
        </w:drawing>
      </w:r>
    </w:p>
    <w:p w14:paraId="29A3FB9D" w14:textId="3E3A43E8" w:rsidR="00677837" w:rsidRPr="00677837" w:rsidRDefault="001C0999" w:rsidP="00677837">
      <w:pPr>
        <w:spacing w:before="100" w:beforeAutospacing="1" w:after="100" w:afterAutospacing="1" w:line="240" w:lineRule="auto"/>
        <w:jc w:val="center"/>
        <w:rPr>
          <w:rFonts w:ascii="Noto Sans" w:eastAsia="Times New Roman" w:hAnsi="Noto Sans" w:cs="Noto Sans"/>
          <w:b/>
          <w:bCs/>
          <w:color w:val="2D2D2D"/>
          <w:sz w:val="24"/>
          <w:szCs w:val="24"/>
        </w:rPr>
      </w:pPr>
      <w:r>
        <w:rPr>
          <w:rFonts w:ascii="Noto Sans" w:eastAsia="Times New Roman" w:hAnsi="Noto Sans" w:cs="Noto Sans"/>
          <w:b/>
          <w:bCs/>
          <w:color w:val="2D2D2D"/>
          <w:sz w:val="24"/>
          <w:szCs w:val="24"/>
        </w:rPr>
        <w:t xml:space="preserve">Job Description: </w:t>
      </w:r>
      <w:r w:rsidR="00816BDD">
        <w:rPr>
          <w:rFonts w:ascii="Noto Sans" w:eastAsia="Times New Roman" w:hAnsi="Noto Sans" w:cs="Noto Sans"/>
          <w:b/>
          <w:bCs/>
          <w:color w:val="2D2D2D"/>
          <w:sz w:val="24"/>
          <w:szCs w:val="24"/>
        </w:rPr>
        <w:t>VP, Artificial Intelligence and Machine Learning</w:t>
      </w:r>
      <w:r w:rsidR="00677837" w:rsidRPr="00677837">
        <w:rPr>
          <w:rFonts w:ascii="Noto Sans" w:eastAsia="Times New Roman" w:hAnsi="Noto Sans" w:cs="Noto Sans"/>
          <w:b/>
          <w:bCs/>
          <w:color w:val="2D2D2D"/>
          <w:sz w:val="24"/>
          <w:szCs w:val="24"/>
        </w:rPr>
        <w:t xml:space="preserve"> – </w:t>
      </w:r>
      <w:proofErr w:type="spellStart"/>
      <w:r w:rsidR="00677837" w:rsidRPr="00677837">
        <w:rPr>
          <w:rFonts w:ascii="Noto Sans" w:eastAsia="Times New Roman" w:hAnsi="Noto Sans" w:cs="Noto Sans"/>
          <w:b/>
          <w:bCs/>
          <w:color w:val="2D2D2D"/>
          <w:sz w:val="24"/>
          <w:szCs w:val="24"/>
        </w:rPr>
        <w:t>Xellar</w:t>
      </w:r>
      <w:proofErr w:type="spellEnd"/>
      <w:r w:rsidR="00677837" w:rsidRPr="00677837">
        <w:rPr>
          <w:rFonts w:ascii="Noto Sans" w:eastAsia="Times New Roman" w:hAnsi="Noto Sans" w:cs="Noto Sans"/>
          <w:b/>
          <w:bCs/>
          <w:color w:val="2D2D2D"/>
          <w:sz w:val="24"/>
          <w:szCs w:val="24"/>
        </w:rPr>
        <w:t xml:space="preserve"> Biosystems </w:t>
      </w:r>
    </w:p>
    <w:p w14:paraId="0093746A" w14:textId="7C73D156" w:rsidR="00A407F0" w:rsidRDefault="005272D1" w:rsidP="001F1F66">
      <w:pPr>
        <w:spacing w:before="100" w:beforeAutospacing="1" w:after="100" w:afterAutospacing="1" w:line="240" w:lineRule="auto"/>
        <w:ind w:firstLine="720"/>
        <w:rPr>
          <w:rFonts w:ascii="Noto Sans" w:eastAsia="Times New Roman" w:hAnsi="Noto Sans" w:cs="Noto Sans"/>
          <w:color w:val="2D2D2D"/>
          <w:sz w:val="20"/>
          <w:szCs w:val="20"/>
        </w:rPr>
      </w:pPr>
      <w:proofErr w:type="spellStart"/>
      <w:r>
        <w:rPr>
          <w:rFonts w:ascii="Noto Sans" w:eastAsia="Times New Roman" w:hAnsi="Noto Sans" w:cs="Noto Sans"/>
          <w:color w:val="2D2D2D"/>
          <w:sz w:val="20"/>
          <w:szCs w:val="20"/>
        </w:rPr>
        <w:t>Xellar</w:t>
      </w:r>
      <w:proofErr w:type="spellEnd"/>
      <w:r>
        <w:rPr>
          <w:rFonts w:ascii="Noto Sans" w:eastAsia="Times New Roman" w:hAnsi="Noto Sans" w:cs="Noto Sans"/>
          <w:color w:val="2D2D2D"/>
          <w:sz w:val="20"/>
          <w:szCs w:val="20"/>
        </w:rPr>
        <w:t xml:space="preserve"> Biosystems (</w:t>
      </w:r>
      <w:proofErr w:type="spellStart"/>
      <w:r>
        <w:rPr>
          <w:rFonts w:ascii="Noto Sans" w:eastAsia="Times New Roman" w:hAnsi="Noto Sans" w:cs="Noto Sans"/>
          <w:color w:val="2D2D2D"/>
          <w:sz w:val="20"/>
          <w:szCs w:val="20"/>
        </w:rPr>
        <w:t>Xellarbio</w:t>
      </w:r>
      <w:proofErr w:type="spellEnd"/>
      <w:r>
        <w:rPr>
          <w:rFonts w:ascii="Noto Sans" w:eastAsia="Times New Roman" w:hAnsi="Noto Sans" w:cs="Noto Sans"/>
          <w:color w:val="2D2D2D"/>
          <w:sz w:val="20"/>
          <w:szCs w:val="20"/>
        </w:rPr>
        <w:t>)</w:t>
      </w:r>
      <w:r w:rsidR="004A370A">
        <w:rPr>
          <w:rFonts w:ascii="Noto Sans" w:eastAsia="Times New Roman" w:hAnsi="Noto Sans" w:cs="Noto Sans"/>
          <w:color w:val="2D2D2D"/>
          <w:sz w:val="20"/>
          <w:szCs w:val="20"/>
        </w:rPr>
        <w:t xml:space="preserve"> is a fast-growing </w:t>
      </w:r>
      <w:r w:rsidR="003479DC">
        <w:rPr>
          <w:rFonts w:ascii="Noto Sans" w:eastAsia="Times New Roman" w:hAnsi="Noto Sans" w:cs="Noto Sans"/>
          <w:color w:val="2D2D2D"/>
          <w:sz w:val="20"/>
          <w:szCs w:val="20"/>
        </w:rPr>
        <w:t>AI</w:t>
      </w:r>
      <w:r w:rsidR="001032C5">
        <w:rPr>
          <w:rFonts w:ascii="Noto Sans" w:eastAsia="Times New Roman" w:hAnsi="Noto Sans" w:cs="Noto Sans"/>
          <w:color w:val="2D2D2D"/>
          <w:sz w:val="20"/>
          <w:szCs w:val="20"/>
        </w:rPr>
        <w:t xml:space="preserve"> </w:t>
      </w:r>
      <w:r w:rsidR="003479DC">
        <w:rPr>
          <w:rFonts w:ascii="Noto Sans" w:eastAsia="Times New Roman" w:hAnsi="Noto Sans" w:cs="Noto Sans"/>
          <w:color w:val="2D2D2D"/>
          <w:sz w:val="20"/>
          <w:szCs w:val="20"/>
        </w:rPr>
        <w:t>+</w:t>
      </w:r>
      <w:r w:rsidR="001032C5">
        <w:rPr>
          <w:rFonts w:ascii="Noto Sans" w:eastAsia="Times New Roman" w:hAnsi="Noto Sans" w:cs="Noto Sans"/>
          <w:color w:val="2D2D2D"/>
          <w:sz w:val="20"/>
          <w:szCs w:val="20"/>
        </w:rPr>
        <w:t xml:space="preserve"> </w:t>
      </w:r>
      <w:proofErr w:type="spellStart"/>
      <w:r w:rsidR="003479DC">
        <w:rPr>
          <w:rFonts w:ascii="Noto Sans" w:eastAsia="Times New Roman" w:hAnsi="Noto Sans" w:cs="Noto Sans"/>
          <w:color w:val="2D2D2D"/>
          <w:sz w:val="20"/>
          <w:szCs w:val="20"/>
        </w:rPr>
        <w:t>Wetlab</w:t>
      </w:r>
      <w:proofErr w:type="spellEnd"/>
      <w:r w:rsidR="005547EF">
        <w:rPr>
          <w:rFonts w:ascii="Noto Sans" w:eastAsia="Times New Roman" w:hAnsi="Noto Sans" w:cs="Noto Sans"/>
          <w:color w:val="2D2D2D"/>
          <w:sz w:val="20"/>
          <w:szCs w:val="20"/>
        </w:rPr>
        <w:t xml:space="preserve">, </w:t>
      </w:r>
      <w:r w:rsidR="005547EF" w:rsidRPr="00E5232C">
        <w:rPr>
          <w:rFonts w:ascii="Segoe UI" w:eastAsia="Times New Roman" w:hAnsi="Segoe UI" w:cs="Segoe UI"/>
          <w:color w:val="000000"/>
          <w:sz w:val="21"/>
          <w:szCs w:val="21"/>
          <w:bdr w:val="none" w:sz="0" w:space="0" w:color="auto" w:frame="1"/>
        </w:rPr>
        <w:t>Artificial Intelligence and machine learning combined with large-scale wet-lab experiments,</w:t>
      </w:r>
      <w:r w:rsidR="005547EF">
        <w:rPr>
          <w:rFonts w:ascii="Segoe UI" w:eastAsia="Times New Roman" w:hAnsi="Segoe UI" w:cs="Segoe UI"/>
          <w:color w:val="000000"/>
          <w:sz w:val="21"/>
          <w:szCs w:val="21"/>
          <w:bdr w:val="none" w:sz="0" w:space="0" w:color="auto" w:frame="1"/>
        </w:rPr>
        <w:t xml:space="preserve"> </w:t>
      </w:r>
      <w:r w:rsidR="005547EF">
        <w:rPr>
          <w:rFonts w:ascii="Noto Sans" w:eastAsia="Times New Roman" w:hAnsi="Noto Sans" w:cs="Noto Sans"/>
          <w:color w:val="2D2D2D"/>
          <w:sz w:val="20"/>
          <w:szCs w:val="20"/>
        </w:rPr>
        <w:t>biotech</w:t>
      </w:r>
      <w:r w:rsidR="00803451">
        <w:rPr>
          <w:rFonts w:ascii="Noto Sans" w:eastAsia="Times New Roman" w:hAnsi="Noto Sans" w:cs="Noto Sans"/>
          <w:color w:val="2D2D2D"/>
          <w:sz w:val="20"/>
          <w:szCs w:val="20"/>
        </w:rPr>
        <w:t xml:space="preserve"> </w:t>
      </w:r>
      <w:r w:rsidR="004A370A">
        <w:rPr>
          <w:rFonts w:ascii="Noto Sans" w:eastAsia="Times New Roman" w:hAnsi="Noto Sans" w:cs="Noto Sans"/>
          <w:color w:val="2D2D2D"/>
          <w:sz w:val="20"/>
          <w:szCs w:val="20"/>
        </w:rPr>
        <w:t>company</w:t>
      </w:r>
      <w:r w:rsidR="00195E41">
        <w:rPr>
          <w:rFonts w:ascii="Noto Sans" w:eastAsia="Times New Roman" w:hAnsi="Noto Sans" w:cs="Noto Sans"/>
          <w:color w:val="2D2D2D"/>
          <w:sz w:val="20"/>
          <w:szCs w:val="20"/>
        </w:rPr>
        <w:t xml:space="preserve"> with huge </w:t>
      </w:r>
      <w:r w:rsidR="008211DB">
        <w:rPr>
          <w:rFonts w:ascii="Noto Sans" w:eastAsia="Times New Roman" w:hAnsi="Noto Sans" w:cs="Noto Sans"/>
          <w:color w:val="2D2D2D"/>
          <w:sz w:val="20"/>
          <w:szCs w:val="20"/>
        </w:rPr>
        <w:t xml:space="preserve">market potential, </w:t>
      </w:r>
      <w:r w:rsidR="00A15694" w:rsidRPr="00C46504">
        <w:rPr>
          <w:rFonts w:ascii="Segoe UI" w:eastAsia="Times New Roman" w:hAnsi="Segoe UI" w:cs="Segoe UI"/>
          <w:color w:val="000000"/>
          <w:sz w:val="21"/>
          <w:szCs w:val="21"/>
          <w:bdr w:val="none" w:sz="0" w:space="0" w:color="auto" w:frame="1"/>
        </w:rPr>
        <w:t>tackling the most challenging problem in modern drug discovery – harnessing the complexity of human biology to accelerate drug discovery and development</w:t>
      </w:r>
      <w:r w:rsidR="00A15694">
        <w:rPr>
          <w:rFonts w:ascii="Noto Sans" w:eastAsia="Times New Roman" w:hAnsi="Noto Sans" w:cs="Noto Sans"/>
          <w:color w:val="2D2D2D"/>
          <w:sz w:val="20"/>
          <w:szCs w:val="20"/>
        </w:rPr>
        <w:t xml:space="preserve">. We are </w:t>
      </w:r>
      <w:r w:rsidR="008211DB">
        <w:rPr>
          <w:rFonts w:ascii="Noto Sans" w:eastAsia="Times New Roman" w:hAnsi="Noto Sans" w:cs="Noto Sans"/>
          <w:color w:val="2D2D2D"/>
          <w:sz w:val="20"/>
          <w:szCs w:val="20"/>
        </w:rPr>
        <w:t>currently</w:t>
      </w:r>
      <w:r>
        <w:rPr>
          <w:rFonts w:ascii="Noto Sans" w:eastAsia="Times New Roman" w:hAnsi="Noto Sans" w:cs="Noto Sans"/>
          <w:color w:val="2D2D2D"/>
          <w:sz w:val="20"/>
          <w:szCs w:val="20"/>
        </w:rPr>
        <w:t xml:space="preserve"> </w:t>
      </w:r>
      <w:r w:rsidR="00803451">
        <w:rPr>
          <w:rFonts w:ascii="Noto Sans" w:eastAsia="Times New Roman" w:hAnsi="Noto Sans" w:cs="Noto Sans"/>
          <w:color w:val="2D2D2D"/>
          <w:sz w:val="20"/>
          <w:szCs w:val="20"/>
        </w:rPr>
        <w:t xml:space="preserve">located </w:t>
      </w:r>
      <w:r w:rsidR="0086113D">
        <w:rPr>
          <w:rFonts w:ascii="Noto Sans" w:eastAsia="Times New Roman" w:hAnsi="Noto Sans" w:cs="Noto Sans"/>
          <w:color w:val="2D2D2D"/>
          <w:sz w:val="20"/>
          <w:szCs w:val="20"/>
        </w:rPr>
        <w:t>in</w:t>
      </w:r>
      <w:r w:rsidR="00803451">
        <w:rPr>
          <w:rFonts w:ascii="Noto Sans" w:eastAsia="Times New Roman" w:hAnsi="Noto Sans" w:cs="Noto Sans"/>
          <w:color w:val="2D2D2D"/>
          <w:sz w:val="20"/>
          <w:szCs w:val="20"/>
        </w:rPr>
        <w:t xml:space="preserve"> </w:t>
      </w:r>
      <w:r w:rsidR="00124E29">
        <w:rPr>
          <w:rFonts w:ascii="Noto Sans" w:eastAsia="Times New Roman" w:hAnsi="Noto Sans" w:cs="Noto Sans"/>
          <w:color w:val="2D2D2D"/>
          <w:sz w:val="20"/>
          <w:szCs w:val="20"/>
        </w:rPr>
        <w:t>Boston</w:t>
      </w:r>
      <w:r w:rsidR="00803451">
        <w:rPr>
          <w:rFonts w:ascii="Noto Sans" w:eastAsia="Times New Roman" w:hAnsi="Noto Sans" w:cs="Noto Sans"/>
          <w:color w:val="2D2D2D"/>
          <w:sz w:val="20"/>
          <w:szCs w:val="20"/>
        </w:rPr>
        <w:t>, MA</w:t>
      </w:r>
      <w:r w:rsidR="00A15694">
        <w:rPr>
          <w:rFonts w:ascii="Noto Sans" w:eastAsia="Times New Roman" w:hAnsi="Noto Sans" w:cs="Noto Sans"/>
          <w:color w:val="2D2D2D"/>
          <w:sz w:val="20"/>
          <w:szCs w:val="20"/>
        </w:rPr>
        <w:t xml:space="preserve">. </w:t>
      </w:r>
    </w:p>
    <w:p w14:paraId="081CDE3A" w14:textId="3FAAC760" w:rsidR="00A15694" w:rsidRDefault="00A407F0" w:rsidP="000D09A5">
      <w:pPr>
        <w:spacing w:before="100" w:beforeAutospacing="1" w:after="100" w:afterAutospacing="1" w:line="240" w:lineRule="auto"/>
        <w:ind w:firstLine="720"/>
        <w:rPr>
          <w:rFonts w:ascii="Noto Sans" w:eastAsia="Times New Roman" w:hAnsi="Noto Sans" w:cs="Noto Sans"/>
          <w:color w:val="2D2D2D"/>
          <w:sz w:val="20"/>
          <w:szCs w:val="20"/>
        </w:rPr>
      </w:pPr>
      <w:r>
        <w:rPr>
          <w:rFonts w:ascii="Noto Sans" w:eastAsia="Times New Roman" w:hAnsi="Noto Sans" w:cs="Noto Sans"/>
          <w:color w:val="2D2D2D"/>
          <w:sz w:val="20"/>
          <w:szCs w:val="20"/>
        </w:rPr>
        <w:t xml:space="preserve">For this role, we are </w:t>
      </w:r>
      <w:r>
        <w:rPr>
          <w:rFonts w:ascii="Segoe UI" w:eastAsia="Times New Roman" w:hAnsi="Segoe UI" w:cs="Segoe UI"/>
          <w:sz w:val="21"/>
          <w:szCs w:val="21"/>
          <w:shd w:val="clear" w:color="auto" w:fill="FFFFFF"/>
        </w:rPr>
        <w:t>seeking</w:t>
      </w:r>
      <w:r w:rsidR="001F1F66" w:rsidRPr="00C46504">
        <w:rPr>
          <w:rFonts w:ascii="Segoe UI" w:eastAsia="Times New Roman" w:hAnsi="Segoe UI" w:cs="Segoe UI"/>
          <w:sz w:val="21"/>
          <w:szCs w:val="21"/>
          <w:shd w:val="clear" w:color="auto" w:fill="FFFFFF"/>
        </w:rPr>
        <w:t xml:space="preserve"> a leader in artificial intelligence, machine learning (ML) and predictive modeling.</w:t>
      </w:r>
      <w:r w:rsidR="001F1F66">
        <w:rPr>
          <w:rFonts w:ascii="Segoe UI" w:eastAsia="Times New Roman" w:hAnsi="Segoe UI" w:cs="Segoe UI"/>
          <w:sz w:val="21"/>
          <w:szCs w:val="21"/>
          <w:shd w:val="clear" w:color="auto" w:fill="FFFFFF"/>
        </w:rPr>
        <w:t xml:space="preserve"> </w:t>
      </w:r>
      <w:r w:rsidR="001F1F66" w:rsidRPr="001F71F7">
        <w:rPr>
          <w:rFonts w:ascii="Segoe UI" w:eastAsia="Times New Roman" w:hAnsi="Segoe UI" w:cs="Segoe UI"/>
          <w:sz w:val="21"/>
          <w:szCs w:val="21"/>
          <w:shd w:val="clear" w:color="auto" w:fill="FFFFFF"/>
        </w:rPr>
        <w:t xml:space="preserve">The successful candidate </w:t>
      </w:r>
      <w:r w:rsidR="001F1F66">
        <w:rPr>
          <w:rFonts w:ascii="Segoe UI" w:eastAsia="Times New Roman" w:hAnsi="Segoe UI" w:cs="Segoe UI"/>
          <w:sz w:val="21"/>
          <w:szCs w:val="21"/>
          <w:shd w:val="clear" w:color="auto" w:fill="FFFFFF"/>
        </w:rPr>
        <w:t xml:space="preserve">will </w:t>
      </w:r>
      <w:r w:rsidR="001F1F66" w:rsidRPr="001F71F7">
        <w:rPr>
          <w:rFonts w:ascii="Segoe UI" w:eastAsia="Times New Roman" w:hAnsi="Segoe UI" w:cs="Segoe UI"/>
          <w:sz w:val="21"/>
          <w:szCs w:val="21"/>
          <w:shd w:val="clear" w:color="auto" w:fill="FFFFFF"/>
        </w:rPr>
        <w:t xml:space="preserve">partner with </w:t>
      </w:r>
      <w:r w:rsidR="001F1F66">
        <w:rPr>
          <w:rFonts w:ascii="Segoe UI" w:eastAsia="Times New Roman" w:hAnsi="Segoe UI" w:cs="Segoe UI"/>
          <w:sz w:val="21"/>
          <w:szCs w:val="21"/>
          <w:shd w:val="clear" w:color="auto" w:fill="FFFFFF"/>
        </w:rPr>
        <w:t xml:space="preserve">a </w:t>
      </w:r>
      <w:proofErr w:type="gramStart"/>
      <w:r w:rsidR="001F1F66">
        <w:rPr>
          <w:rFonts w:ascii="Segoe UI" w:eastAsia="Times New Roman" w:hAnsi="Segoe UI" w:cs="Segoe UI"/>
          <w:sz w:val="21"/>
          <w:szCs w:val="21"/>
          <w:shd w:val="clear" w:color="auto" w:fill="FFFFFF"/>
        </w:rPr>
        <w:t>cross functional</w:t>
      </w:r>
      <w:proofErr w:type="gramEnd"/>
      <w:r w:rsidR="001F1F66">
        <w:rPr>
          <w:rFonts w:ascii="Segoe UI" w:eastAsia="Times New Roman" w:hAnsi="Segoe UI" w:cs="Segoe UI"/>
          <w:sz w:val="21"/>
          <w:szCs w:val="21"/>
          <w:shd w:val="clear" w:color="auto" w:fill="FFFFFF"/>
        </w:rPr>
        <w:t xml:space="preserve"> team of scientists and engineers</w:t>
      </w:r>
      <w:r w:rsidR="001F1F66" w:rsidRPr="001F71F7">
        <w:rPr>
          <w:rFonts w:ascii="Segoe UI" w:eastAsia="Times New Roman" w:hAnsi="Segoe UI" w:cs="Segoe UI"/>
          <w:sz w:val="21"/>
          <w:szCs w:val="21"/>
          <w:shd w:val="clear" w:color="auto" w:fill="FFFFFF"/>
        </w:rPr>
        <w:t xml:space="preserve"> to deliver state-of</w:t>
      </w:r>
      <w:r w:rsidR="001F1F66">
        <w:rPr>
          <w:rFonts w:ascii="Segoe UI" w:eastAsia="Times New Roman" w:hAnsi="Segoe UI" w:cs="Segoe UI"/>
          <w:sz w:val="21"/>
          <w:szCs w:val="21"/>
          <w:shd w:val="clear" w:color="auto" w:fill="FFFFFF"/>
        </w:rPr>
        <w:t xml:space="preserve">-art </w:t>
      </w:r>
      <w:r w:rsidR="001F1F66" w:rsidRPr="001F71F7">
        <w:rPr>
          <w:rFonts w:ascii="Segoe UI" w:eastAsia="Times New Roman" w:hAnsi="Segoe UI" w:cs="Segoe UI"/>
          <w:sz w:val="21"/>
          <w:szCs w:val="21"/>
          <w:shd w:val="clear" w:color="auto" w:fill="FFFFFF"/>
        </w:rPr>
        <w:t>ML solutions to address the most pressing needs in drug discovery and development.</w:t>
      </w:r>
      <w:r w:rsidR="00BE143D" w:rsidRPr="00BE143D">
        <w:rPr>
          <w:rFonts w:ascii="Noto Sans" w:eastAsia="Times New Roman" w:hAnsi="Noto Sans" w:cs="Noto Sans"/>
          <w:color w:val="2D2D2D"/>
          <w:sz w:val="20"/>
          <w:szCs w:val="20"/>
        </w:rPr>
        <w:t xml:space="preserve"> As a </w:t>
      </w:r>
      <w:r w:rsidR="005D76C6">
        <w:rPr>
          <w:rFonts w:ascii="Noto Sans" w:eastAsia="Times New Roman" w:hAnsi="Noto Sans" w:cs="Noto Sans"/>
          <w:color w:val="2D2D2D"/>
          <w:sz w:val="20"/>
          <w:szCs w:val="20"/>
        </w:rPr>
        <w:t xml:space="preserve">critical </w:t>
      </w:r>
      <w:r w:rsidR="001F1F66">
        <w:rPr>
          <w:rFonts w:ascii="Noto Sans" w:eastAsia="Times New Roman" w:hAnsi="Noto Sans" w:cs="Noto Sans"/>
          <w:color w:val="2D2D2D"/>
          <w:sz w:val="20"/>
          <w:szCs w:val="20"/>
        </w:rPr>
        <w:t xml:space="preserve">member </w:t>
      </w:r>
      <w:r w:rsidR="00BE143D" w:rsidRPr="00BE143D">
        <w:rPr>
          <w:rFonts w:ascii="Noto Sans" w:eastAsia="Times New Roman" w:hAnsi="Noto Sans" w:cs="Noto Sans"/>
          <w:color w:val="2D2D2D"/>
          <w:sz w:val="20"/>
          <w:szCs w:val="20"/>
        </w:rPr>
        <w:t xml:space="preserve">of our </w:t>
      </w:r>
      <w:r w:rsidR="001F1F66">
        <w:rPr>
          <w:rFonts w:ascii="Noto Sans" w:eastAsia="Times New Roman" w:hAnsi="Noto Sans" w:cs="Noto Sans"/>
          <w:color w:val="2D2D2D"/>
          <w:sz w:val="20"/>
          <w:szCs w:val="20"/>
        </w:rPr>
        <w:t>d</w:t>
      </w:r>
      <w:r w:rsidR="00BE143D" w:rsidRPr="00BE143D">
        <w:rPr>
          <w:rFonts w:ascii="Noto Sans" w:eastAsia="Times New Roman" w:hAnsi="Noto Sans" w:cs="Noto Sans"/>
          <w:color w:val="2D2D2D"/>
          <w:sz w:val="20"/>
          <w:szCs w:val="20"/>
        </w:rPr>
        <w:t xml:space="preserve">evelopment team, </w:t>
      </w:r>
      <w:proofErr w:type="gramStart"/>
      <w:r w:rsidR="001F1F66">
        <w:rPr>
          <w:rFonts w:ascii="Noto Sans" w:eastAsia="Times New Roman" w:hAnsi="Noto Sans" w:cs="Noto Sans"/>
          <w:color w:val="2D2D2D"/>
          <w:sz w:val="20"/>
          <w:szCs w:val="20"/>
        </w:rPr>
        <w:t>the VP</w:t>
      </w:r>
      <w:proofErr w:type="gramEnd"/>
      <w:r w:rsidR="001F1F66">
        <w:rPr>
          <w:rFonts w:ascii="Noto Sans" w:eastAsia="Times New Roman" w:hAnsi="Noto Sans" w:cs="Noto Sans"/>
          <w:color w:val="2D2D2D"/>
          <w:sz w:val="20"/>
          <w:szCs w:val="20"/>
        </w:rPr>
        <w:t>, artificial intelligence and machine learning</w:t>
      </w:r>
      <w:r w:rsidR="00BE143D" w:rsidRPr="00BE143D">
        <w:rPr>
          <w:rFonts w:ascii="Noto Sans" w:eastAsia="Times New Roman" w:hAnsi="Noto Sans" w:cs="Noto Sans"/>
          <w:color w:val="2D2D2D"/>
          <w:sz w:val="20"/>
          <w:szCs w:val="20"/>
        </w:rPr>
        <w:t xml:space="preserve"> will be at the center of innovation at </w:t>
      </w:r>
      <w:proofErr w:type="spellStart"/>
      <w:r w:rsidR="00DE2FB1">
        <w:rPr>
          <w:rFonts w:ascii="Noto Sans" w:eastAsia="Times New Roman" w:hAnsi="Noto Sans" w:cs="Noto Sans"/>
          <w:color w:val="2D2D2D"/>
          <w:sz w:val="20"/>
          <w:szCs w:val="20"/>
        </w:rPr>
        <w:t>Xellarbio</w:t>
      </w:r>
      <w:proofErr w:type="spellEnd"/>
      <w:r w:rsidR="001F1F66">
        <w:rPr>
          <w:rFonts w:ascii="Noto Sans" w:eastAsia="Times New Roman" w:hAnsi="Noto Sans" w:cs="Noto Sans"/>
          <w:color w:val="2D2D2D"/>
          <w:sz w:val="20"/>
          <w:szCs w:val="20"/>
        </w:rPr>
        <w:t xml:space="preserve">. </w:t>
      </w:r>
      <w:proofErr w:type="spellStart"/>
      <w:r w:rsidR="001F1F66">
        <w:rPr>
          <w:rFonts w:ascii="Noto Sans" w:eastAsia="Times New Roman" w:hAnsi="Noto Sans" w:cs="Noto Sans"/>
          <w:color w:val="2D2D2D"/>
          <w:sz w:val="20"/>
          <w:szCs w:val="20"/>
        </w:rPr>
        <w:t>He/She</w:t>
      </w:r>
      <w:proofErr w:type="spellEnd"/>
      <w:r w:rsidR="001F1F66">
        <w:rPr>
          <w:rFonts w:ascii="Noto Sans" w:eastAsia="Times New Roman" w:hAnsi="Noto Sans" w:cs="Noto Sans"/>
          <w:color w:val="2D2D2D"/>
          <w:sz w:val="20"/>
          <w:szCs w:val="20"/>
        </w:rPr>
        <w:t xml:space="preserve"> will</w:t>
      </w:r>
      <w:r w:rsidR="00BE143D" w:rsidRPr="00BE143D">
        <w:rPr>
          <w:rFonts w:ascii="Noto Sans" w:eastAsia="Times New Roman" w:hAnsi="Noto Sans" w:cs="Noto Sans"/>
          <w:color w:val="2D2D2D"/>
          <w:sz w:val="20"/>
          <w:szCs w:val="20"/>
        </w:rPr>
        <w:t xml:space="preserve"> </w:t>
      </w:r>
      <w:r w:rsidR="001F1F66">
        <w:rPr>
          <w:rFonts w:ascii="Segoe UI" w:eastAsia="Times New Roman" w:hAnsi="Segoe UI" w:cs="Segoe UI"/>
          <w:sz w:val="21"/>
          <w:szCs w:val="21"/>
        </w:rPr>
        <w:t>d</w:t>
      </w:r>
      <w:r w:rsidR="001F1F66" w:rsidRPr="001F71F7">
        <w:rPr>
          <w:rFonts w:ascii="Segoe UI" w:eastAsia="Times New Roman" w:hAnsi="Segoe UI" w:cs="Segoe UI"/>
          <w:sz w:val="21"/>
          <w:szCs w:val="21"/>
        </w:rPr>
        <w:t xml:space="preserve">efine strategy for harnessing </w:t>
      </w:r>
      <w:proofErr w:type="gramStart"/>
      <w:r w:rsidR="001F1F66" w:rsidRPr="001F71F7">
        <w:rPr>
          <w:rFonts w:ascii="Segoe UI" w:eastAsia="Times New Roman" w:hAnsi="Segoe UI" w:cs="Segoe UI"/>
          <w:sz w:val="21"/>
          <w:szCs w:val="21"/>
        </w:rPr>
        <w:t>cutting edge</w:t>
      </w:r>
      <w:proofErr w:type="gramEnd"/>
      <w:r w:rsidR="001F1F66" w:rsidRPr="001F71F7">
        <w:rPr>
          <w:rFonts w:ascii="Segoe UI" w:eastAsia="Times New Roman" w:hAnsi="Segoe UI" w:cs="Segoe UI"/>
          <w:sz w:val="21"/>
          <w:szCs w:val="21"/>
        </w:rPr>
        <w:t xml:space="preserve"> AI methods to enhance our drug discovery </w:t>
      </w:r>
      <w:r w:rsidR="001F1F66">
        <w:rPr>
          <w:rFonts w:ascii="Segoe UI" w:eastAsia="Times New Roman" w:hAnsi="Segoe UI" w:cs="Segoe UI"/>
          <w:sz w:val="21"/>
          <w:szCs w:val="21"/>
        </w:rPr>
        <w:t xml:space="preserve">and development </w:t>
      </w:r>
      <w:r w:rsidR="001F1F66" w:rsidRPr="001F71F7">
        <w:rPr>
          <w:rFonts w:ascii="Segoe UI" w:eastAsia="Times New Roman" w:hAnsi="Segoe UI" w:cs="Segoe UI"/>
          <w:sz w:val="21"/>
          <w:szCs w:val="21"/>
        </w:rPr>
        <w:t>efforts</w:t>
      </w:r>
      <w:r w:rsidR="001F1F66">
        <w:rPr>
          <w:rFonts w:ascii="Segoe UI" w:eastAsia="Times New Roman" w:hAnsi="Segoe UI" w:cs="Segoe UI"/>
          <w:sz w:val="21"/>
          <w:szCs w:val="21"/>
        </w:rPr>
        <w:t xml:space="preserve"> to meet overall company objectives</w:t>
      </w:r>
      <w:r w:rsidR="00EC0806">
        <w:rPr>
          <w:rFonts w:ascii="Segoe UI" w:eastAsia="Times New Roman" w:hAnsi="Segoe UI" w:cs="Segoe UI"/>
          <w:sz w:val="21"/>
          <w:szCs w:val="21"/>
        </w:rPr>
        <w:t>. He/she will</w:t>
      </w:r>
      <w:r w:rsidR="001F1F66">
        <w:rPr>
          <w:rFonts w:ascii="Segoe UI" w:eastAsia="Times New Roman" w:hAnsi="Segoe UI" w:cs="Segoe UI"/>
          <w:sz w:val="21"/>
          <w:szCs w:val="21"/>
        </w:rPr>
        <w:t xml:space="preserve"> </w:t>
      </w:r>
      <w:r w:rsidR="00124E29">
        <w:rPr>
          <w:rFonts w:ascii="Segoe UI" w:eastAsia="Times New Roman" w:hAnsi="Segoe UI" w:cs="Segoe UI"/>
          <w:sz w:val="21"/>
          <w:szCs w:val="21"/>
        </w:rPr>
        <w:t xml:space="preserve">lead </w:t>
      </w:r>
      <w:r w:rsidR="001F1F66">
        <w:rPr>
          <w:rFonts w:ascii="Segoe UI" w:eastAsia="Times New Roman" w:hAnsi="Segoe UI" w:cs="Segoe UI"/>
          <w:sz w:val="21"/>
          <w:szCs w:val="21"/>
        </w:rPr>
        <w:t>his/her own team consisting of ML experts, data scientists</w:t>
      </w:r>
      <w:r w:rsidR="00A15694">
        <w:rPr>
          <w:rFonts w:ascii="Segoe UI" w:eastAsia="Times New Roman" w:hAnsi="Segoe UI" w:cs="Segoe UI"/>
          <w:sz w:val="21"/>
          <w:szCs w:val="21"/>
        </w:rPr>
        <w:t xml:space="preserve">; </w:t>
      </w:r>
      <w:r w:rsidR="00EC0806">
        <w:rPr>
          <w:rFonts w:ascii="Segoe UI" w:eastAsia="Times New Roman" w:hAnsi="Segoe UI" w:cs="Segoe UI"/>
          <w:sz w:val="21"/>
          <w:szCs w:val="21"/>
        </w:rPr>
        <w:t xml:space="preserve">and will </w:t>
      </w:r>
      <w:r w:rsidR="00A940EC">
        <w:rPr>
          <w:rFonts w:ascii="Noto Sans" w:eastAsia="Times New Roman" w:hAnsi="Noto Sans" w:cs="Noto Sans"/>
          <w:color w:val="2D2D2D"/>
          <w:sz w:val="20"/>
          <w:szCs w:val="20"/>
        </w:rPr>
        <w:t>contribut</w:t>
      </w:r>
      <w:r w:rsidR="00A15694">
        <w:rPr>
          <w:rFonts w:ascii="Noto Sans" w:eastAsia="Times New Roman" w:hAnsi="Noto Sans" w:cs="Noto Sans"/>
          <w:color w:val="2D2D2D"/>
          <w:sz w:val="20"/>
          <w:szCs w:val="20"/>
        </w:rPr>
        <w:t>e</w:t>
      </w:r>
      <w:r w:rsidR="00BE143D" w:rsidRPr="00BE143D">
        <w:rPr>
          <w:rFonts w:ascii="Noto Sans" w:eastAsia="Times New Roman" w:hAnsi="Noto Sans" w:cs="Noto Sans"/>
          <w:color w:val="2D2D2D"/>
          <w:sz w:val="20"/>
          <w:szCs w:val="20"/>
        </w:rPr>
        <w:t xml:space="preserve"> </w:t>
      </w:r>
      <w:r w:rsidR="00A940EC" w:rsidRPr="00BE143D">
        <w:rPr>
          <w:rFonts w:ascii="Noto Sans" w:eastAsia="Times New Roman" w:hAnsi="Noto Sans" w:cs="Noto Sans"/>
          <w:color w:val="2D2D2D"/>
          <w:sz w:val="20"/>
          <w:szCs w:val="20"/>
        </w:rPr>
        <w:t>in</w:t>
      </w:r>
      <w:r w:rsidR="00A940EC">
        <w:rPr>
          <w:rFonts w:ascii="Noto Sans" w:eastAsia="Times New Roman" w:hAnsi="Noto Sans" w:cs="Noto Sans"/>
          <w:color w:val="2D2D2D"/>
          <w:sz w:val="20"/>
          <w:szCs w:val="20"/>
        </w:rPr>
        <w:t xml:space="preserve">tellectually </w:t>
      </w:r>
      <w:r w:rsidRPr="00BE143D">
        <w:rPr>
          <w:rFonts w:ascii="Noto Sans" w:eastAsia="Times New Roman" w:hAnsi="Noto Sans" w:cs="Noto Sans"/>
          <w:color w:val="2D2D2D"/>
          <w:sz w:val="20"/>
          <w:szCs w:val="20"/>
        </w:rPr>
        <w:t>to</w:t>
      </w:r>
      <w:r w:rsidR="00BE143D" w:rsidRPr="00BE143D">
        <w:rPr>
          <w:rFonts w:ascii="Noto Sans" w:eastAsia="Times New Roman" w:hAnsi="Noto Sans" w:cs="Noto Sans"/>
          <w:color w:val="2D2D2D"/>
          <w:sz w:val="20"/>
          <w:szCs w:val="20"/>
        </w:rPr>
        <w:t xml:space="preserve"> </w:t>
      </w:r>
      <w:r w:rsidR="00A15694">
        <w:rPr>
          <w:rFonts w:ascii="Noto Sans" w:eastAsia="Times New Roman" w:hAnsi="Noto Sans" w:cs="Noto Sans"/>
          <w:color w:val="2D2D2D"/>
          <w:sz w:val="20"/>
          <w:szCs w:val="20"/>
        </w:rPr>
        <w:t xml:space="preserve">design and development </w:t>
      </w:r>
      <w:r w:rsidR="00BE143D" w:rsidRPr="00BE143D">
        <w:rPr>
          <w:rFonts w:ascii="Noto Sans" w:eastAsia="Times New Roman" w:hAnsi="Noto Sans" w:cs="Noto Sans"/>
          <w:color w:val="2D2D2D"/>
          <w:sz w:val="20"/>
          <w:szCs w:val="20"/>
        </w:rPr>
        <w:t>meetings</w:t>
      </w:r>
      <w:r w:rsidR="00A15694">
        <w:rPr>
          <w:rFonts w:ascii="Noto Sans" w:eastAsia="Times New Roman" w:hAnsi="Noto Sans" w:cs="Noto Sans"/>
          <w:color w:val="2D2D2D"/>
          <w:sz w:val="20"/>
          <w:szCs w:val="20"/>
        </w:rPr>
        <w:t xml:space="preserve"> to</w:t>
      </w:r>
      <w:r w:rsidR="00BE143D" w:rsidRPr="00BE143D">
        <w:rPr>
          <w:rFonts w:ascii="Noto Sans" w:eastAsia="Times New Roman" w:hAnsi="Noto Sans" w:cs="Noto Sans"/>
          <w:color w:val="2D2D2D"/>
          <w:sz w:val="20"/>
          <w:szCs w:val="20"/>
        </w:rPr>
        <w:t xml:space="preserve"> </w:t>
      </w:r>
      <w:r w:rsidR="00BA26F0" w:rsidRPr="004B7AFD">
        <w:rPr>
          <w:rFonts w:ascii="Noto Sans" w:eastAsia="Times New Roman" w:hAnsi="Noto Sans" w:cs="Noto Sans"/>
          <w:color w:val="2D2D2D"/>
          <w:sz w:val="20"/>
          <w:szCs w:val="20"/>
        </w:rPr>
        <w:t xml:space="preserve">advance our core technology </w:t>
      </w:r>
      <w:r>
        <w:rPr>
          <w:rFonts w:ascii="Noto Sans" w:eastAsia="Times New Roman" w:hAnsi="Noto Sans" w:cs="Noto Sans"/>
          <w:color w:val="2D2D2D"/>
          <w:sz w:val="20"/>
          <w:szCs w:val="20"/>
        </w:rPr>
        <w:t>in collaboration with</w:t>
      </w:r>
      <w:r w:rsidR="00BA26F0" w:rsidRPr="004B7AFD">
        <w:rPr>
          <w:rFonts w:ascii="Noto Sans" w:eastAsia="Times New Roman" w:hAnsi="Noto Sans" w:cs="Noto Sans"/>
          <w:color w:val="2D2D2D"/>
          <w:sz w:val="20"/>
          <w:szCs w:val="20"/>
        </w:rPr>
        <w:t xml:space="preserve"> a multidisciplinary team</w:t>
      </w:r>
      <w:r w:rsidR="00EC0806">
        <w:rPr>
          <w:rFonts w:ascii="Noto Sans" w:eastAsia="Times New Roman" w:hAnsi="Noto Sans" w:cs="Noto Sans"/>
          <w:color w:val="2D2D2D"/>
          <w:sz w:val="20"/>
          <w:szCs w:val="20"/>
        </w:rPr>
        <w:t xml:space="preserve">. </w:t>
      </w:r>
      <w:proofErr w:type="spellStart"/>
      <w:r w:rsidR="00EC0806">
        <w:rPr>
          <w:rFonts w:ascii="Noto Sans" w:eastAsia="Times New Roman" w:hAnsi="Noto Sans" w:cs="Noto Sans"/>
          <w:color w:val="2D2D2D"/>
          <w:sz w:val="20"/>
          <w:szCs w:val="20"/>
        </w:rPr>
        <w:t>He/She</w:t>
      </w:r>
      <w:proofErr w:type="spellEnd"/>
      <w:r w:rsidR="00EC0806">
        <w:rPr>
          <w:rFonts w:ascii="Noto Sans" w:eastAsia="Times New Roman" w:hAnsi="Noto Sans" w:cs="Noto Sans"/>
          <w:color w:val="2D2D2D"/>
          <w:sz w:val="20"/>
          <w:szCs w:val="20"/>
        </w:rPr>
        <w:t xml:space="preserve"> will </w:t>
      </w:r>
      <w:r w:rsidR="00A15694">
        <w:rPr>
          <w:rFonts w:ascii="Noto Sans" w:eastAsia="Times New Roman" w:hAnsi="Noto Sans" w:cs="Noto Sans"/>
          <w:color w:val="2D2D2D"/>
          <w:sz w:val="20"/>
          <w:szCs w:val="20"/>
        </w:rPr>
        <w:t xml:space="preserve">present technical findings/results in scientific meetings/conferences and to managements and stakeholders. </w:t>
      </w:r>
    </w:p>
    <w:p w14:paraId="4AC304E9" w14:textId="281DD618" w:rsidR="00816BDD" w:rsidRPr="00BE143D" w:rsidRDefault="00CB3F93" w:rsidP="00EC0806">
      <w:pPr>
        <w:spacing w:before="100" w:beforeAutospacing="1" w:after="100" w:afterAutospacing="1" w:line="240" w:lineRule="auto"/>
        <w:ind w:firstLine="720"/>
        <w:jc w:val="both"/>
        <w:rPr>
          <w:rFonts w:ascii="Noto Sans" w:eastAsia="Times New Roman" w:hAnsi="Noto Sans" w:cs="Noto Sans"/>
          <w:color w:val="2D2D2D"/>
          <w:sz w:val="20"/>
          <w:szCs w:val="20"/>
        </w:rPr>
      </w:pPr>
      <w:r>
        <w:rPr>
          <w:rFonts w:ascii="Noto Sans" w:eastAsia="Times New Roman" w:hAnsi="Noto Sans" w:cs="Noto Sans"/>
          <w:color w:val="2D2D2D"/>
          <w:sz w:val="20"/>
          <w:szCs w:val="20"/>
        </w:rPr>
        <w:t xml:space="preserve">As an </w:t>
      </w:r>
      <w:proofErr w:type="spellStart"/>
      <w:r>
        <w:rPr>
          <w:rFonts w:ascii="Noto Sans" w:eastAsia="Times New Roman" w:hAnsi="Noto Sans" w:cs="Noto Sans"/>
          <w:color w:val="2D2D2D"/>
          <w:sz w:val="20"/>
          <w:szCs w:val="20"/>
        </w:rPr>
        <w:t>Xellarer</w:t>
      </w:r>
      <w:proofErr w:type="spellEnd"/>
      <w:r w:rsidR="00BE143D" w:rsidRPr="00BE143D">
        <w:rPr>
          <w:rFonts w:ascii="Noto Sans" w:eastAsia="Times New Roman" w:hAnsi="Noto Sans" w:cs="Noto Sans"/>
          <w:color w:val="2D2D2D"/>
          <w:sz w:val="20"/>
          <w:szCs w:val="20"/>
        </w:rPr>
        <w:t xml:space="preserve">, you </w:t>
      </w:r>
      <w:r w:rsidR="00A407F0">
        <w:rPr>
          <w:rFonts w:ascii="Noto Sans" w:eastAsia="Times New Roman" w:hAnsi="Noto Sans" w:cs="Noto Sans"/>
          <w:color w:val="2D2D2D"/>
          <w:sz w:val="20"/>
          <w:szCs w:val="20"/>
        </w:rPr>
        <w:t xml:space="preserve">will be an integral part </w:t>
      </w:r>
      <w:proofErr w:type="gramStart"/>
      <w:r w:rsidR="00A407F0">
        <w:rPr>
          <w:rFonts w:ascii="Noto Sans" w:eastAsia="Times New Roman" w:hAnsi="Noto Sans" w:cs="Noto Sans"/>
          <w:color w:val="2D2D2D"/>
          <w:sz w:val="20"/>
          <w:szCs w:val="20"/>
        </w:rPr>
        <w:t>of</w:t>
      </w:r>
      <w:r w:rsidR="009568CD">
        <w:rPr>
          <w:rFonts w:ascii="Noto Sans" w:eastAsia="Times New Roman" w:hAnsi="Noto Sans" w:cs="Noto Sans"/>
          <w:color w:val="2D2D2D"/>
          <w:sz w:val="20"/>
          <w:szCs w:val="20"/>
        </w:rPr>
        <w:t xml:space="preserve">  a</w:t>
      </w:r>
      <w:proofErr w:type="gramEnd"/>
      <w:r w:rsidR="009568CD">
        <w:rPr>
          <w:rFonts w:ascii="Noto Sans" w:eastAsia="Times New Roman" w:hAnsi="Noto Sans" w:cs="Noto Sans"/>
          <w:color w:val="2D2D2D"/>
          <w:sz w:val="20"/>
          <w:szCs w:val="20"/>
        </w:rPr>
        <w:t xml:space="preserve"> fast-growing dynamic </w:t>
      </w:r>
      <w:r w:rsidR="00BE143D" w:rsidRPr="00BE143D">
        <w:rPr>
          <w:rFonts w:ascii="Noto Sans" w:eastAsia="Times New Roman" w:hAnsi="Noto Sans" w:cs="Noto Sans"/>
          <w:color w:val="2D2D2D"/>
          <w:sz w:val="20"/>
          <w:szCs w:val="20"/>
        </w:rPr>
        <w:t xml:space="preserve">team at </w:t>
      </w:r>
      <w:proofErr w:type="gramStart"/>
      <w:r w:rsidR="00BE143D" w:rsidRPr="00BE143D">
        <w:rPr>
          <w:rFonts w:ascii="Noto Sans" w:eastAsia="Times New Roman" w:hAnsi="Noto Sans" w:cs="Noto Sans"/>
          <w:color w:val="2D2D2D"/>
          <w:sz w:val="20"/>
          <w:szCs w:val="20"/>
        </w:rPr>
        <w:t>the</w:t>
      </w:r>
      <w:r w:rsidR="000D09A5">
        <w:rPr>
          <w:rFonts w:ascii="Noto Sans" w:eastAsia="Times New Roman" w:hAnsi="Noto Sans" w:cs="Noto Sans"/>
          <w:color w:val="2D2D2D"/>
          <w:sz w:val="20"/>
          <w:szCs w:val="20"/>
        </w:rPr>
        <w:t xml:space="preserve"> </w:t>
      </w:r>
      <w:r w:rsidR="009568CD">
        <w:rPr>
          <w:rFonts w:ascii="Noto Sans" w:eastAsia="Times New Roman" w:hAnsi="Noto Sans" w:cs="Noto Sans"/>
          <w:color w:val="2D2D2D"/>
          <w:sz w:val="20"/>
          <w:szCs w:val="20"/>
        </w:rPr>
        <w:t>cutting-edge</w:t>
      </w:r>
      <w:proofErr w:type="gramEnd"/>
      <w:r w:rsidR="00BE143D" w:rsidRPr="00BE143D">
        <w:rPr>
          <w:rFonts w:ascii="Noto Sans" w:eastAsia="Times New Roman" w:hAnsi="Noto Sans" w:cs="Noto Sans"/>
          <w:color w:val="2D2D2D"/>
          <w:sz w:val="20"/>
          <w:szCs w:val="20"/>
        </w:rPr>
        <w:t xml:space="preserve"> of trans</w:t>
      </w:r>
      <w:r w:rsidR="009568CD">
        <w:rPr>
          <w:rFonts w:ascii="Noto Sans" w:eastAsia="Times New Roman" w:hAnsi="Noto Sans" w:cs="Noto Sans"/>
          <w:color w:val="2D2D2D"/>
          <w:sz w:val="20"/>
          <w:szCs w:val="20"/>
        </w:rPr>
        <w:t xml:space="preserve">lating </w:t>
      </w:r>
      <w:r w:rsidR="00260B3F">
        <w:rPr>
          <w:rFonts w:ascii="Noto Sans" w:eastAsia="Times New Roman" w:hAnsi="Noto Sans" w:cs="Noto Sans"/>
          <w:color w:val="2D2D2D"/>
          <w:sz w:val="20"/>
          <w:szCs w:val="20"/>
        </w:rPr>
        <w:t>novel biotechnologies into</w:t>
      </w:r>
      <w:r w:rsidR="00D12C25">
        <w:rPr>
          <w:rFonts w:ascii="Noto Sans" w:eastAsia="Times New Roman" w:hAnsi="Noto Sans" w:cs="Noto Sans"/>
          <w:color w:val="2D2D2D"/>
          <w:sz w:val="20"/>
          <w:szCs w:val="20"/>
        </w:rPr>
        <w:t xml:space="preserve"> </w:t>
      </w:r>
      <w:r w:rsidR="00BE143D" w:rsidRPr="00BE143D">
        <w:rPr>
          <w:rFonts w:ascii="Noto Sans" w:eastAsia="Times New Roman" w:hAnsi="Noto Sans" w:cs="Noto Sans"/>
          <w:color w:val="2D2D2D"/>
          <w:sz w:val="20"/>
          <w:szCs w:val="20"/>
        </w:rPr>
        <w:t xml:space="preserve">medicine. </w:t>
      </w:r>
      <w:r w:rsidR="00324B71">
        <w:rPr>
          <w:rFonts w:ascii="Noto Sans" w:eastAsia="Times New Roman" w:hAnsi="Noto Sans" w:cs="Noto Sans"/>
          <w:color w:val="2D2D2D"/>
          <w:sz w:val="20"/>
          <w:szCs w:val="20"/>
        </w:rPr>
        <w:t xml:space="preserve">It’s time to </w:t>
      </w:r>
      <w:r w:rsidR="00025866">
        <w:rPr>
          <w:rFonts w:ascii="Noto Sans" w:eastAsia="Times New Roman" w:hAnsi="Noto Sans" w:cs="Noto Sans"/>
          <w:color w:val="2D2D2D"/>
          <w:sz w:val="20"/>
          <w:szCs w:val="20"/>
        </w:rPr>
        <w:t>ignite</w:t>
      </w:r>
      <w:r w:rsidR="00BE143D" w:rsidRPr="00BE143D">
        <w:rPr>
          <w:rFonts w:ascii="Noto Sans" w:eastAsia="Times New Roman" w:hAnsi="Noto Sans" w:cs="Noto Sans"/>
          <w:color w:val="2D2D2D"/>
          <w:sz w:val="20"/>
          <w:szCs w:val="20"/>
        </w:rPr>
        <w:t xml:space="preserve"> a new era in </w:t>
      </w:r>
      <w:r w:rsidR="00324B71">
        <w:rPr>
          <w:rFonts w:ascii="Noto Sans" w:eastAsia="Times New Roman" w:hAnsi="Noto Sans" w:cs="Noto Sans"/>
          <w:color w:val="2D2D2D"/>
          <w:sz w:val="20"/>
          <w:szCs w:val="20"/>
        </w:rPr>
        <w:t xml:space="preserve">improving </w:t>
      </w:r>
      <w:r w:rsidR="00BE143D" w:rsidRPr="00BE143D">
        <w:rPr>
          <w:rFonts w:ascii="Noto Sans" w:eastAsia="Times New Roman" w:hAnsi="Noto Sans" w:cs="Noto Sans"/>
          <w:color w:val="2D2D2D"/>
          <w:sz w:val="20"/>
          <w:szCs w:val="20"/>
        </w:rPr>
        <w:t>human health</w:t>
      </w:r>
      <w:r w:rsidR="00324B71">
        <w:rPr>
          <w:rFonts w:ascii="Noto Sans" w:eastAsia="Times New Roman" w:hAnsi="Noto Sans" w:cs="Noto Sans"/>
          <w:color w:val="2D2D2D"/>
          <w:sz w:val="20"/>
          <w:szCs w:val="20"/>
        </w:rPr>
        <w:t>care</w:t>
      </w:r>
      <w:r w:rsidR="00BE143D" w:rsidRPr="00BE143D">
        <w:rPr>
          <w:rFonts w:ascii="Noto Sans" w:eastAsia="Times New Roman" w:hAnsi="Noto Sans" w:cs="Noto Sans"/>
          <w:color w:val="2D2D2D"/>
          <w:sz w:val="20"/>
          <w:szCs w:val="20"/>
        </w:rPr>
        <w:t>.</w:t>
      </w:r>
    </w:p>
    <w:p w14:paraId="13789B41" w14:textId="7D6EDBC6" w:rsidR="00816BDD" w:rsidRPr="00181720" w:rsidRDefault="00816BDD" w:rsidP="004B7AFD">
      <w:pPr>
        <w:shd w:val="clear" w:color="auto" w:fill="FFFFFF"/>
        <w:spacing w:before="100" w:beforeAutospacing="1" w:after="100" w:afterAutospacing="1" w:line="240" w:lineRule="auto"/>
        <w:rPr>
          <w:rFonts w:ascii="Segoe UI" w:eastAsia="Times New Roman" w:hAnsi="Segoe UI" w:cs="Segoe UI"/>
          <w:sz w:val="21"/>
          <w:szCs w:val="21"/>
        </w:rPr>
      </w:pPr>
      <w:r w:rsidRPr="001F71F7">
        <w:rPr>
          <w:rFonts w:ascii="Segoe UI" w:eastAsia="Times New Roman" w:hAnsi="Segoe UI" w:cs="Segoe UI"/>
          <w:b/>
          <w:bCs/>
          <w:sz w:val="21"/>
          <w:szCs w:val="21"/>
          <w:u w:val="single"/>
          <w:shd w:val="clear" w:color="auto" w:fill="FFFFFF"/>
        </w:rPr>
        <w:t>Responsibilities</w:t>
      </w:r>
    </w:p>
    <w:p w14:paraId="14E8CB68" w14:textId="77777777" w:rsidR="00816BDD" w:rsidRPr="00D421F8"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D421F8">
        <w:rPr>
          <w:rFonts w:ascii="Segoe UI" w:eastAsia="Times New Roman" w:hAnsi="Segoe UI" w:cs="Segoe UI"/>
          <w:color w:val="000000"/>
          <w:sz w:val="21"/>
          <w:szCs w:val="21"/>
        </w:rPr>
        <w:t>Design, develop, and validate statistical analysis models and machine learning solutions using cellular image data from in-house datasets</w:t>
      </w:r>
    </w:p>
    <w:p w14:paraId="41D01080" w14:textId="77777777" w:rsidR="00816BDD" w:rsidRPr="00D421F8"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D421F8">
        <w:rPr>
          <w:rFonts w:ascii="Segoe UI" w:eastAsia="Times New Roman" w:hAnsi="Segoe UI" w:cs="Segoe UI"/>
          <w:color w:val="000000"/>
          <w:sz w:val="21"/>
          <w:szCs w:val="21"/>
        </w:rPr>
        <w:t xml:space="preserve">Collaborate with a </w:t>
      </w:r>
      <w:r w:rsidRPr="00D421F8">
        <w:rPr>
          <w:rFonts w:ascii="Segoe UI" w:eastAsia="Times New Roman" w:hAnsi="Segoe UI" w:cs="Segoe UI"/>
          <w:sz w:val="21"/>
          <w:szCs w:val="21"/>
          <w:shd w:val="clear" w:color="auto" w:fill="FFFFFF"/>
        </w:rPr>
        <w:t>cross functional team of scientists and engineers</w:t>
      </w:r>
      <w:r w:rsidRPr="00D421F8">
        <w:rPr>
          <w:rFonts w:ascii="Segoe UI" w:eastAsia="Times New Roman" w:hAnsi="Segoe UI" w:cs="Segoe UI"/>
          <w:color w:val="000000"/>
          <w:sz w:val="21"/>
          <w:szCs w:val="21"/>
        </w:rPr>
        <w:t xml:space="preserve"> to refine these models, possibly generating more data in the process, until they provide a reliable productionized solution</w:t>
      </w:r>
    </w:p>
    <w:p w14:paraId="6615CF6C" w14:textId="77777777" w:rsidR="00816BDD" w:rsidRPr="00D421F8"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D421F8">
        <w:rPr>
          <w:rFonts w:ascii="Segoe UI" w:eastAsia="Times New Roman" w:hAnsi="Segoe UI" w:cs="Segoe UI"/>
          <w:color w:val="000000"/>
          <w:sz w:val="21"/>
          <w:szCs w:val="21"/>
        </w:rPr>
        <w:t>Lead the effort to develop algorithms and statistical predictive models to understand and characterize biological processes using cellular imaging information including shape, function, relationship with each other and their environment</w:t>
      </w:r>
    </w:p>
    <w:p w14:paraId="6DC342AA" w14:textId="77777777" w:rsidR="00816BDD"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F71F7">
        <w:rPr>
          <w:rFonts w:ascii="Segoe UI" w:eastAsia="Times New Roman" w:hAnsi="Segoe UI" w:cs="Segoe UI"/>
          <w:sz w:val="21"/>
          <w:szCs w:val="21"/>
        </w:rPr>
        <w:t xml:space="preserve">Prototype, train, and validate novel machine learning algorithms in partnership with </w:t>
      </w:r>
      <w:r>
        <w:rPr>
          <w:rFonts w:ascii="Segoe UI" w:eastAsia="Times New Roman" w:hAnsi="Segoe UI" w:cs="Segoe UI"/>
          <w:sz w:val="21"/>
          <w:szCs w:val="21"/>
        </w:rPr>
        <w:t xml:space="preserve">biological </w:t>
      </w:r>
      <w:r w:rsidRPr="001F71F7">
        <w:rPr>
          <w:rFonts w:ascii="Segoe UI" w:eastAsia="Times New Roman" w:hAnsi="Segoe UI" w:cs="Segoe UI"/>
          <w:sz w:val="21"/>
          <w:szCs w:val="21"/>
        </w:rPr>
        <w:t>scientists</w:t>
      </w:r>
      <w:r>
        <w:rPr>
          <w:rFonts w:ascii="Segoe UI" w:eastAsia="Times New Roman" w:hAnsi="Segoe UI" w:cs="Segoe UI"/>
          <w:sz w:val="21"/>
          <w:szCs w:val="21"/>
        </w:rPr>
        <w:t xml:space="preserve"> </w:t>
      </w:r>
      <w:r w:rsidRPr="001F71F7">
        <w:rPr>
          <w:rFonts w:ascii="Segoe UI" w:eastAsia="Times New Roman" w:hAnsi="Segoe UI" w:cs="Segoe UI"/>
          <w:sz w:val="21"/>
          <w:szCs w:val="21"/>
        </w:rPr>
        <w:t>to generate powerful insights related to disease pathophysiology and the optimization of therapeutic agents</w:t>
      </w:r>
    </w:p>
    <w:p w14:paraId="76E16B31" w14:textId="77777777" w:rsidR="00816BDD"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81720">
        <w:rPr>
          <w:rFonts w:ascii="Segoe UI" w:eastAsia="Times New Roman" w:hAnsi="Segoe UI" w:cs="Segoe UI"/>
          <w:sz w:val="21"/>
          <w:szCs w:val="21"/>
        </w:rPr>
        <w:lastRenderedPageBreak/>
        <w:t xml:space="preserve">Independently build </w:t>
      </w:r>
      <w:r>
        <w:rPr>
          <w:rFonts w:ascii="Segoe UI" w:eastAsia="Times New Roman" w:hAnsi="Segoe UI" w:cs="Segoe UI"/>
          <w:sz w:val="21"/>
          <w:szCs w:val="21"/>
        </w:rPr>
        <w:t>project plans</w:t>
      </w:r>
      <w:r w:rsidRPr="00181720">
        <w:rPr>
          <w:rFonts w:ascii="Segoe UI" w:eastAsia="Times New Roman" w:hAnsi="Segoe UI" w:cs="Segoe UI"/>
          <w:sz w:val="21"/>
          <w:szCs w:val="21"/>
        </w:rPr>
        <w:t xml:space="preserve"> to deliver</w:t>
      </w:r>
      <w:r>
        <w:rPr>
          <w:rFonts w:ascii="Segoe UI" w:eastAsia="Times New Roman" w:hAnsi="Segoe UI" w:cs="Segoe UI"/>
          <w:sz w:val="21"/>
          <w:szCs w:val="21"/>
        </w:rPr>
        <w:t xml:space="preserve"> </w:t>
      </w:r>
      <w:r w:rsidRPr="00181720">
        <w:rPr>
          <w:rFonts w:ascii="Segoe UI" w:eastAsia="Times New Roman" w:hAnsi="Segoe UI" w:cs="Segoe UI"/>
          <w:sz w:val="21"/>
          <w:szCs w:val="21"/>
        </w:rPr>
        <w:t>projects from conceptualizing the research questions, data feasibility, study design and analysis to final presentation to senior cross-functional leaders and publication</w:t>
      </w:r>
    </w:p>
    <w:p w14:paraId="40DA2552" w14:textId="77777777" w:rsidR="00816BDD" w:rsidRPr="00181720"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81720">
        <w:rPr>
          <w:rFonts w:ascii="Segoe UI" w:eastAsia="Times New Roman" w:hAnsi="Segoe UI" w:cs="Segoe UI"/>
          <w:sz w:val="21"/>
          <w:szCs w:val="21"/>
        </w:rPr>
        <w:t xml:space="preserve">Lead projects through all stages (ideation, planning, execution, and delivery) </w:t>
      </w:r>
    </w:p>
    <w:p w14:paraId="0BD691A2" w14:textId="6E5EB464" w:rsidR="00816BDD" w:rsidRPr="001F71F7" w:rsidRDefault="00816BDD" w:rsidP="00816BDD">
      <w:pPr>
        <w:numPr>
          <w:ilvl w:val="0"/>
          <w:numId w:val="7"/>
        </w:numPr>
        <w:shd w:val="clear" w:color="auto" w:fill="FFFFFF"/>
        <w:spacing w:before="100" w:beforeAutospacing="1" w:after="100" w:afterAutospacing="1" w:line="240" w:lineRule="auto"/>
        <w:ind w:left="1200"/>
        <w:rPr>
          <w:rFonts w:ascii="Segoe UI" w:eastAsia="Times New Roman" w:hAnsi="Segoe UI" w:cs="Segoe UI"/>
          <w:sz w:val="21"/>
          <w:szCs w:val="21"/>
        </w:rPr>
      </w:pPr>
      <w:r>
        <w:rPr>
          <w:rFonts w:ascii="Segoe UI" w:eastAsia="Times New Roman" w:hAnsi="Segoe UI" w:cs="Segoe UI"/>
          <w:sz w:val="21"/>
          <w:szCs w:val="21"/>
        </w:rPr>
        <w:t xml:space="preserve">Recruit, manage and mentor junior </w:t>
      </w:r>
      <w:r w:rsidR="00EC0806">
        <w:rPr>
          <w:rFonts w:ascii="Segoe UI" w:eastAsia="Times New Roman" w:hAnsi="Segoe UI" w:cs="Segoe UI"/>
          <w:sz w:val="21"/>
          <w:szCs w:val="21"/>
        </w:rPr>
        <w:t xml:space="preserve">ML and </w:t>
      </w:r>
      <w:r>
        <w:rPr>
          <w:rFonts w:ascii="Segoe UI" w:eastAsia="Times New Roman" w:hAnsi="Segoe UI" w:cs="Segoe UI"/>
          <w:sz w:val="21"/>
          <w:szCs w:val="21"/>
        </w:rPr>
        <w:t>data scientists</w:t>
      </w:r>
    </w:p>
    <w:p w14:paraId="419DBB55" w14:textId="77777777" w:rsidR="00816BDD" w:rsidRPr="001F71F7" w:rsidRDefault="00816BDD" w:rsidP="00816BDD">
      <w:pPr>
        <w:spacing w:after="0" w:line="240" w:lineRule="auto"/>
        <w:rPr>
          <w:rFonts w:ascii="Times New Roman" w:eastAsia="Times New Roman" w:hAnsi="Times New Roman" w:cs="Times New Roman"/>
          <w:sz w:val="24"/>
          <w:szCs w:val="24"/>
        </w:rPr>
      </w:pPr>
      <w:r w:rsidRPr="001F71F7">
        <w:rPr>
          <w:rFonts w:ascii="Segoe UI" w:eastAsia="Times New Roman" w:hAnsi="Segoe UI" w:cs="Segoe UI"/>
          <w:b/>
          <w:bCs/>
          <w:sz w:val="21"/>
          <w:szCs w:val="21"/>
          <w:u w:val="single"/>
          <w:shd w:val="clear" w:color="auto" w:fill="FFFFFF"/>
        </w:rPr>
        <w:t>Qualifications</w:t>
      </w:r>
      <w:r w:rsidRPr="001F71F7">
        <w:rPr>
          <w:rFonts w:ascii="Segoe UI" w:eastAsia="Times New Roman" w:hAnsi="Segoe UI" w:cs="Segoe UI"/>
          <w:b/>
          <w:bCs/>
          <w:sz w:val="21"/>
          <w:szCs w:val="21"/>
          <w:u w:val="single"/>
          <w:shd w:val="clear" w:color="auto" w:fill="FFFFFF"/>
        </w:rPr>
        <w:br/>
      </w:r>
    </w:p>
    <w:p w14:paraId="5B2890A8" w14:textId="77777777" w:rsidR="00816BDD" w:rsidRPr="001F71F7" w:rsidRDefault="00816BDD" w:rsidP="00816BDD">
      <w:pPr>
        <w:numPr>
          <w:ilvl w:val="0"/>
          <w:numId w:val="8"/>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F71F7">
        <w:rPr>
          <w:rFonts w:ascii="Segoe UI" w:eastAsia="Times New Roman" w:hAnsi="Segoe UI" w:cs="Segoe UI"/>
          <w:sz w:val="21"/>
          <w:szCs w:val="21"/>
        </w:rPr>
        <w:t xml:space="preserve">PhD degree in life sciences, computer science, applied mathematics, machine learning, physics, engineering or related discipline with </w:t>
      </w:r>
      <w:r w:rsidRPr="000D09A5">
        <w:rPr>
          <w:rFonts w:ascii="Segoe UI" w:eastAsia="Times New Roman" w:hAnsi="Segoe UI" w:cs="Segoe UI"/>
          <w:sz w:val="21"/>
          <w:szCs w:val="21"/>
        </w:rPr>
        <w:t>10+</w:t>
      </w:r>
      <w:r w:rsidRPr="001F71F7">
        <w:rPr>
          <w:rFonts w:ascii="Segoe UI" w:eastAsia="Times New Roman" w:hAnsi="Segoe UI" w:cs="Segoe UI"/>
          <w:sz w:val="21"/>
          <w:szCs w:val="21"/>
        </w:rPr>
        <w:t xml:space="preserve"> yrs relevant experience</w:t>
      </w:r>
    </w:p>
    <w:p w14:paraId="7C6FB9D1" w14:textId="77777777" w:rsidR="00763BD2" w:rsidRPr="001F71F7" w:rsidRDefault="00763BD2" w:rsidP="00763BD2">
      <w:pPr>
        <w:numPr>
          <w:ilvl w:val="0"/>
          <w:numId w:val="8"/>
        </w:numPr>
        <w:shd w:val="clear" w:color="auto" w:fill="FFFFFF"/>
        <w:spacing w:before="100" w:beforeAutospacing="1" w:after="100" w:afterAutospacing="1" w:line="240" w:lineRule="auto"/>
        <w:ind w:left="1200"/>
        <w:rPr>
          <w:ins w:id="0" w:author="Xiaohua Qian" w:date="2025-11-03T14:27:00Z" w16du:dateUtc="2025-11-03T19:27:00Z"/>
          <w:rFonts w:ascii="Segoe UI" w:eastAsia="Times New Roman" w:hAnsi="Segoe UI" w:cs="Segoe UI"/>
          <w:sz w:val="21"/>
          <w:szCs w:val="21"/>
        </w:rPr>
      </w:pPr>
      <w:ins w:id="1" w:author="Xiaohua Qian" w:date="2025-11-03T14:27:00Z" w16du:dateUtc="2025-11-03T19:27:00Z">
        <w:r>
          <w:rPr>
            <w:rFonts w:ascii="Segoe UI" w:eastAsia="Times New Roman" w:hAnsi="Segoe UI" w:cs="Segoe UI"/>
            <w:sz w:val="21"/>
            <w:szCs w:val="21"/>
          </w:rPr>
          <w:t xml:space="preserve">Strong background in machine learning and deep learning. Especially in the field of computer vision, foundation model, agentic AI. </w:t>
        </w:r>
      </w:ins>
    </w:p>
    <w:p w14:paraId="3E4262A2" w14:textId="2F341754" w:rsidR="00816BDD" w:rsidRPr="001F71F7" w:rsidDel="00763BD2" w:rsidRDefault="00816BDD" w:rsidP="00816BDD">
      <w:pPr>
        <w:numPr>
          <w:ilvl w:val="0"/>
          <w:numId w:val="8"/>
        </w:numPr>
        <w:shd w:val="clear" w:color="auto" w:fill="FFFFFF"/>
        <w:spacing w:before="100" w:beforeAutospacing="1" w:after="100" w:afterAutospacing="1" w:line="240" w:lineRule="auto"/>
        <w:ind w:left="1200"/>
        <w:rPr>
          <w:del w:id="2" w:author="Xiaohua Qian" w:date="2025-11-03T14:27:00Z" w16du:dateUtc="2025-11-03T19:27:00Z"/>
          <w:rFonts w:ascii="Segoe UI" w:eastAsia="Times New Roman" w:hAnsi="Segoe UI" w:cs="Segoe UI"/>
          <w:sz w:val="21"/>
          <w:szCs w:val="21"/>
        </w:rPr>
      </w:pPr>
      <w:del w:id="3" w:author="Xiaohua Qian" w:date="2025-11-03T14:27:00Z" w16du:dateUtc="2025-11-03T19:27:00Z">
        <w:r w:rsidRPr="001F71F7" w:rsidDel="00763BD2">
          <w:rPr>
            <w:rFonts w:ascii="Segoe UI" w:eastAsia="Times New Roman" w:hAnsi="Segoe UI" w:cs="Segoe UI"/>
            <w:sz w:val="21"/>
            <w:szCs w:val="21"/>
          </w:rPr>
          <w:delText>Expertise with tools and libraries for ML including PyTorch, TensorFlow, and JAX</w:delText>
        </w:r>
      </w:del>
    </w:p>
    <w:p w14:paraId="13CEC662" w14:textId="27F516FE" w:rsidR="00816BDD" w:rsidRPr="001F71F7" w:rsidRDefault="00816BDD" w:rsidP="00816BDD">
      <w:pPr>
        <w:numPr>
          <w:ilvl w:val="0"/>
          <w:numId w:val="8"/>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F71F7">
        <w:rPr>
          <w:rFonts w:ascii="Segoe UI" w:eastAsia="Times New Roman" w:hAnsi="Segoe UI" w:cs="Segoe UI"/>
          <w:sz w:val="21"/>
          <w:szCs w:val="21"/>
        </w:rPr>
        <w:t>Experience working with large data sets, preferably in drug discovery setting</w:t>
      </w:r>
      <w:r w:rsidR="004B7AFD">
        <w:rPr>
          <w:rFonts w:ascii="Segoe UI" w:eastAsia="Times New Roman" w:hAnsi="Segoe UI" w:cs="Segoe UI"/>
          <w:sz w:val="21"/>
          <w:szCs w:val="21"/>
        </w:rPr>
        <w:t>, experience with imaging data analysis is a plus</w:t>
      </w:r>
    </w:p>
    <w:p w14:paraId="5D1CA986" w14:textId="77777777" w:rsidR="00763BD2" w:rsidRDefault="00763BD2" w:rsidP="00763BD2">
      <w:pPr>
        <w:numPr>
          <w:ilvl w:val="0"/>
          <w:numId w:val="8"/>
        </w:numPr>
        <w:shd w:val="clear" w:color="auto" w:fill="FFFFFF"/>
        <w:spacing w:before="100" w:beforeAutospacing="1" w:after="100" w:afterAutospacing="1" w:line="240" w:lineRule="auto"/>
        <w:ind w:left="1200"/>
        <w:rPr>
          <w:ins w:id="4" w:author="Xiaohua Qian" w:date="2025-11-03T14:28:00Z" w16du:dateUtc="2025-11-03T19:28:00Z"/>
          <w:rFonts w:ascii="Segoe UI" w:eastAsia="Times New Roman" w:hAnsi="Segoe UI" w:cs="Segoe UI"/>
          <w:sz w:val="21"/>
          <w:szCs w:val="21"/>
        </w:rPr>
      </w:pPr>
      <w:ins w:id="5" w:author="Xiaohua Qian" w:date="2025-11-03T14:28:00Z" w16du:dateUtc="2025-11-03T19:28:00Z">
        <w:r>
          <w:rPr>
            <w:rFonts w:ascii="Segoe UI" w:eastAsia="Times New Roman" w:hAnsi="Segoe UI" w:cs="Segoe UI"/>
            <w:sz w:val="21"/>
            <w:szCs w:val="21"/>
          </w:rPr>
          <w:t xml:space="preserve">Familiar with microscopic image analysis (digital pathology and high content image), bioinformatics, and statistical analysis.  </w:t>
        </w:r>
      </w:ins>
    </w:p>
    <w:p w14:paraId="2FA0517F" w14:textId="77777777" w:rsidR="00763BD2" w:rsidRPr="00082454" w:rsidRDefault="00763BD2" w:rsidP="00763BD2">
      <w:pPr>
        <w:numPr>
          <w:ilvl w:val="0"/>
          <w:numId w:val="8"/>
        </w:numPr>
        <w:shd w:val="clear" w:color="auto" w:fill="FFFFFF"/>
        <w:spacing w:before="100" w:beforeAutospacing="1" w:after="100" w:afterAutospacing="1" w:line="240" w:lineRule="auto"/>
        <w:ind w:left="1200"/>
        <w:rPr>
          <w:ins w:id="6" w:author="Xiaohua Qian" w:date="2025-11-03T14:28:00Z" w16du:dateUtc="2025-11-03T19:28:00Z"/>
          <w:rFonts w:ascii="Segoe UI" w:eastAsia="Times New Roman" w:hAnsi="Segoe UI" w:cs="Segoe UI"/>
          <w:sz w:val="21"/>
          <w:szCs w:val="21"/>
        </w:rPr>
      </w:pPr>
      <w:ins w:id="7" w:author="Xiaohua Qian" w:date="2025-11-03T14:28:00Z" w16du:dateUtc="2025-11-03T19:28:00Z">
        <w:r w:rsidRPr="001F71F7">
          <w:rPr>
            <w:rFonts w:ascii="Segoe UI" w:eastAsia="Times New Roman" w:hAnsi="Segoe UI" w:cs="Segoe UI"/>
            <w:sz w:val="21"/>
            <w:szCs w:val="21"/>
          </w:rPr>
          <w:t xml:space="preserve">Experience with </w:t>
        </w:r>
        <w:r>
          <w:rPr>
            <w:rFonts w:ascii="Segoe UI" w:eastAsia="Times New Roman" w:hAnsi="Segoe UI" w:cs="Segoe UI"/>
            <w:sz w:val="21"/>
            <w:szCs w:val="21"/>
          </w:rPr>
          <w:t xml:space="preserve">AI aided drug design, </w:t>
        </w:r>
        <w:r w:rsidRPr="001F71F7">
          <w:rPr>
            <w:rFonts w:ascii="Segoe UI" w:eastAsia="Times New Roman" w:hAnsi="Segoe UI" w:cs="Segoe UI"/>
            <w:sz w:val="21"/>
            <w:szCs w:val="21"/>
          </w:rPr>
          <w:t>cloud computing environments</w:t>
        </w:r>
        <w:r>
          <w:rPr>
            <w:rFonts w:ascii="Segoe UI" w:hAnsi="Segoe UI" w:cs="Segoe UI"/>
            <w:sz w:val="21"/>
            <w:szCs w:val="21"/>
          </w:rPr>
          <w:t xml:space="preserve">, or full stack software development is a big plus. </w:t>
        </w:r>
      </w:ins>
    </w:p>
    <w:p w14:paraId="7E9D55CB" w14:textId="312ED6E8" w:rsidR="00816BDD" w:rsidRPr="001F71F7" w:rsidDel="00763BD2" w:rsidRDefault="00816BDD" w:rsidP="00816BDD">
      <w:pPr>
        <w:numPr>
          <w:ilvl w:val="0"/>
          <w:numId w:val="8"/>
        </w:numPr>
        <w:shd w:val="clear" w:color="auto" w:fill="FFFFFF"/>
        <w:spacing w:before="100" w:beforeAutospacing="1" w:after="100" w:afterAutospacing="1" w:line="240" w:lineRule="auto"/>
        <w:ind w:left="1200"/>
        <w:rPr>
          <w:del w:id="8" w:author="Xiaohua Qian" w:date="2025-11-03T14:28:00Z" w16du:dateUtc="2025-11-03T19:28:00Z"/>
          <w:rFonts w:ascii="Segoe UI" w:eastAsia="Times New Roman" w:hAnsi="Segoe UI" w:cs="Segoe UI"/>
          <w:sz w:val="21"/>
          <w:szCs w:val="21"/>
        </w:rPr>
      </w:pPr>
      <w:del w:id="9" w:author="Xiaohua Qian" w:date="2025-11-03T14:28:00Z" w16du:dateUtc="2025-11-03T19:28:00Z">
        <w:r w:rsidRPr="001F71F7" w:rsidDel="00763BD2">
          <w:rPr>
            <w:rFonts w:ascii="Segoe UI" w:eastAsia="Times New Roman" w:hAnsi="Segoe UI" w:cs="Segoe UI"/>
            <w:sz w:val="21"/>
            <w:szCs w:val="21"/>
          </w:rPr>
          <w:delText>Experience with Unix/Linux, HPC, and cloud computing environments</w:delText>
        </w:r>
      </w:del>
    </w:p>
    <w:p w14:paraId="74F155C9" w14:textId="68AA0207" w:rsidR="00816BDD" w:rsidRPr="001F71F7" w:rsidDel="00763BD2" w:rsidRDefault="00816BDD" w:rsidP="00816BDD">
      <w:pPr>
        <w:numPr>
          <w:ilvl w:val="0"/>
          <w:numId w:val="8"/>
        </w:numPr>
        <w:shd w:val="clear" w:color="auto" w:fill="FFFFFF"/>
        <w:spacing w:before="100" w:beforeAutospacing="1" w:after="100" w:afterAutospacing="1" w:line="240" w:lineRule="auto"/>
        <w:ind w:left="1200"/>
        <w:rPr>
          <w:del w:id="10" w:author="Xiaohua Qian" w:date="2025-11-03T14:28:00Z" w16du:dateUtc="2025-11-03T19:28:00Z"/>
          <w:rFonts w:ascii="Segoe UI" w:eastAsia="Times New Roman" w:hAnsi="Segoe UI" w:cs="Segoe UI"/>
          <w:sz w:val="21"/>
          <w:szCs w:val="21"/>
        </w:rPr>
      </w:pPr>
      <w:del w:id="11" w:author="Xiaohua Qian" w:date="2025-11-03T14:28:00Z" w16du:dateUtc="2025-11-03T19:28:00Z">
        <w:r w:rsidRPr="001F71F7" w:rsidDel="00763BD2">
          <w:rPr>
            <w:rFonts w:ascii="Segoe UI" w:eastAsia="Times New Roman" w:hAnsi="Segoe UI" w:cs="Segoe UI"/>
            <w:sz w:val="21"/>
            <w:szCs w:val="21"/>
          </w:rPr>
          <w:delText>Expertise in one or more programming languages, including Python, Java, Scala, Go, or C++</w:delText>
        </w:r>
      </w:del>
    </w:p>
    <w:p w14:paraId="697508C3" w14:textId="77777777" w:rsidR="00816BDD" w:rsidRPr="000D09A5" w:rsidRDefault="00816BDD" w:rsidP="00816BDD">
      <w:pPr>
        <w:numPr>
          <w:ilvl w:val="0"/>
          <w:numId w:val="8"/>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0D09A5">
        <w:rPr>
          <w:rFonts w:ascii="Segoe UI" w:eastAsia="Times New Roman" w:hAnsi="Segoe UI" w:cs="Segoe UI"/>
          <w:sz w:val="21"/>
          <w:szCs w:val="21"/>
        </w:rPr>
        <w:t>Demonstrated track record of applied machine learning and data science through publications in top tier peer-reviewed journals and/or presentations in national or international conferences</w:t>
      </w:r>
    </w:p>
    <w:p w14:paraId="01BB0FF5" w14:textId="05F1740F" w:rsidR="00763BD2" w:rsidRPr="00763BD2" w:rsidRDefault="00816BDD" w:rsidP="00763BD2">
      <w:pPr>
        <w:numPr>
          <w:ilvl w:val="0"/>
          <w:numId w:val="8"/>
        </w:numPr>
        <w:shd w:val="clear" w:color="auto" w:fill="FFFFFF"/>
        <w:spacing w:before="100" w:beforeAutospacing="1" w:after="100" w:afterAutospacing="1" w:line="240" w:lineRule="auto"/>
        <w:ind w:left="1200"/>
        <w:rPr>
          <w:rFonts w:ascii="Segoe UI" w:eastAsia="Times New Roman" w:hAnsi="Segoe UI" w:cs="Segoe UI"/>
          <w:sz w:val="21"/>
          <w:szCs w:val="21"/>
        </w:rPr>
      </w:pPr>
      <w:r w:rsidRPr="001F71F7">
        <w:rPr>
          <w:rFonts w:ascii="Segoe UI" w:eastAsia="Times New Roman" w:hAnsi="Segoe UI" w:cs="Segoe UI"/>
          <w:sz w:val="21"/>
          <w:szCs w:val="21"/>
        </w:rPr>
        <w:t>Outstanding communication and interpersonal skills</w:t>
      </w:r>
    </w:p>
    <w:p w14:paraId="66C0D608" w14:textId="199C3D14" w:rsidR="00816BDD" w:rsidRPr="00707D54" w:rsidRDefault="00816BDD" w:rsidP="00816BDD">
      <w:pPr>
        <w:pStyle w:val="NormalWeb"/>
        <w:rPr>
          <w:rFonts w:ascii="Segoe UI" w:hAnsi="Segoe UI" w:cs="Segoe UI"/>
          <w:sz w:val="21"/>
          <w:szCs w:val="21"/>
        </w:rPr>
      </w:pPr>
      <w:r w:rsidRPr="001F71F7">
        <w:rPr>
          <w:rFonts w:ascii="Segoe UI" w:hAnsi="Segoe UI" w:cs="Segoe UI"/>
          <w:sz w:val="21"/>
          <w:szCs w:val="21"/>
          <w:shd w:val="clear" w:color="auto" w:fill="FFFFFF"/>
        </w:rPr>
        <w:t xml:space="preserve">Candidate demonstrates a breadth of diverse leadership experiences and capabilities including: the ability to influence and collaborate with peers, </w:t>
      </w:r>
      <w:r w:rsidR="00EC0806" w:rsidRPr="001F71F7">
        <w:rPr>
          <w:rFonts w:ascii="Segoe UI" w:hAnsi="Segoe UI" w:cs="Segoe UI"/>
          <w:sz w:val="21"/>
          <w:szCs w:val="21"/>
          <w:shd w:val="clear" w:color="auto" w:fill="FFFFFF"/>
        </w:rPr>
        <w:t>develop,</w:t>
      </w:r>
      <w:r w:rsidRPr="001F71F7">
        <w:rPr>
          <w:rFonts w:ascii="Segoe UI" w:hAnsi="Segoe UI" w:cs="Segoe UI"/>
          <w:sz w:val="21"/>
          <w:szCs w:val="21"/>
          <w:shd w:val="clear" w:color="auto" w:fill="FFFFFF"/>
        </w:rPr>
        <w:t xml:space="preserve"> and coach others, oversee and guide the work of other colleagues to achieve meaningful outcomes and create business impact.</w:t>
      </w:r>
    </w:p>
    <w:p w14:paraId="03E728A7" w14:textId="77777777" w:rsidR="00BE143D" w:rsidRPr="00BE143D" w:rsidRDefault="00BE143D" w:rsidP="00270888">
      <w:pPr>
        <w:spacing w:before="100" w:beforeAutospacing="1" w:after="100" w:afterAutospacing="1" w:line="240" w:lineRule="auto"/>
        <w:jc w:val="both"/>
        <w:rPr>
          <w:rFonts w:ascii="Noto Sans" w:eastAsia="Times New Roman" w:hAnsi="Noto Sans" w:cs="Noto Sans"/>
          <w:color w:val="2D2D2D"/>
          <w:sz w:val="20"/>
          <w:szCs w:val="20"/>
        </w:rPr>
      </w:pPr>
      <w:r w:rsidRPr="00BE143D">
        <w:rPr>
          <w:rFonts w:ascii="Noto Sans" w:eastAsia="Times New Roman" w:hAnsi="Noto Sans" w:cs="Noto Sans"/>
          <w:b/>
          <w:bCs/>
          <w:color w:val="2D2D2D"/>
          <w:sz w:val="20"/>
          <w:szCs w:val="20"/>
        </w:rPr>
        <w:t>Equal Opportunities:</w:t>
      </w:r>
    </w:p>
    <w:p w14:paraId="560F5027" w14:textId="17529FFC" w:rsidR="00BE143D" w:rsidRDefault="0013526C" w:rsidP="00270888">
      <w:pPr>
        <w:spacing w:before="100" w:beforeAutospacing="1" w:after="100" w:afterAutospacing="1" w:line="240" w:lineRule="auto"/>
        <w:jc w:val="both"/>
        <w:rPr>
          <w:rFonts w:ascii="Noto Sans" w:eastAsia="Times New Roman" w:hAnsi="Noto Sans" w:cs="Noto Sans"/>
          <w:color w:val="2D2D2D"/>
          <w:sz w:val="20"/>
          <w:szCs w:val="20"/>
        </w:rPr>
      </w:pPr>
      <w:proofErr w:type="spellStart"/>
      <w:r>
        <w:rPr>
          <w:rFonts w:ascii="Noto Sans" w:eastAsia="Times New Roman" w:hAnsi="Noto Sans" w:cs="Noto Sans"/>
          <w:color w:val="2D2D2D"/>
          <w:sz w:val="20"/>
          <w:szCs w:val="20"/>
        </w:rPr>
        <w:t>Xellar</w:t>
      </w:r>
      <w:r w:rsidR="00CD0624">
        <w:rPr>
          <w:rFonts w:ascii="Noto Sans" w:eastAsia="Times New Roman" w:hAnsi="Noto Sans" w:cs="Noto Sans"/>
          <w:color w:val="2D2D2D"/>
          <w:sz w:val="20"/>
          <w:szCs w:val="20"/>
        </w:rPr>
        <w:t>bio</w:t>
      </w:r>
      <w:proofErr w:type="spellEnd"/>
      <w:r w:rsidR="00CD0624">
        <w:rPr>
          <w:rFonts w:ascii="Noto Sans" w:eastAsia="Times New Roman" w:hAnsi="Noto Sans" w:cs="Noto Sans"/>
          <w:color w:val="2D2D2D"/>
          <w:sz w:val="20"/>
          <w:szCs w:val="20"/>
        </w:rPr>
        <w:t xml:space="preserve"> </w:t>
      </w:r>
      <w:r w:rsidR="00BE143D" w:rsidRPr="00BE143D">
        <w:rPr>
          <w:rFonts w:ascii="Noto Sans" w:eastAsia="Times New Roman" w:hAnsi="Noto Sans" w:cs="Noto Sans"/>
          <w:color w:val="2D2D2D"/>
          <w:sz w:val="20"/>
          <w:szCs w:val="20"/>
        </w:rPr>
        <w:t>is an Equal Employment Opportunity Employer that is committed to diversity, equity, and inclusion. We take unbiased action to offer employment and advancement opportunities to all applicants, without attention to race, color, religion, sex, sexual orientation, gender identity, national origin, veteran or ability status. Our methods for hiring include ensuring that all available opportunities are fairly promoted — via online globally available channels — in a manner accessible to all potential applicants.</w:t>
      </w:r>
    </w:p>
    <w:p w14:paraId="5FC4E905" w14:textId="2F2A8FB4" w:rsidR="0028181F" w:rsidRPr="00C404A9" w:rsidRDefault="0028181F" w:rsidP="00270888">
      <w:pPr>
        <w:spacing w:before="100" w:beforeAutospacing="1" w:after="100" w:afterAutospacing="1" w:line="240" w:lineRule="auto"/>
        <w:jc w:val="both"/>
        <w:rPr>
          <w:rFonts w:ascii="Noto Sans" w:eastAsia="Times New Roman" w:hAnsi="Noto Sans" w:cs="Noto Sans"/>
          <w:b/>
          <w:bCs/>
          <w:color w:val="2D2D2D"/>
          <w:sz w:val="20"/>
          <w:szCs w:val="20"/>
        </w:rPr>
      </w:pPr>
      <w:r w:rsidRPr="00C404A9">
        <w:rPr>
          <w:rFonts w:ascii="Noto Sans" w:eastAsia="Times New Roman" w:hAnsi="Noto Sans" w:cs="Noto Sans"/>
          <w:b/>
          <w:bCs/>
          <w:color w:val="2D2D2D"/>
          <w:sz w:val="20"/>
          <w:szCs w:val="20"/>
        </w:rPr>
        <w:t xml:space="preserve">Contact </w:t>
      </w:r>
      <w:r w:rsidR="00C404A9">
        <w:rPr>
          <w:rFonts w:ascii="Noto Sans" w:eastAsia="Times New Roman" w:hAnsi="Noto Sans" w:cs="Noto Sans"/>
          <w:b/>
          <w:bCs/>
          <w:color w:val="2D2D2D"/>
          <w:sz w:val="20"/>
          <w:szCs w:val="20"/>
        </w:rPr>
        <w:t>us</w:t>
      </w:r>
      <w:r w:rsidRPr="00C404A9">
        <w:rPr>
          <w:rFonts w:ascii="Noto Sans" w:eastAsia="Times New Roman" w:hAnsi="Noto Sans" w:cs="Noto Sans"/>
          <w:b/>
          <w:bCs/>
          <w:color w:val="2D2D2D"/>
          <w:sz w:val="20"/>
          <w:szCs w:val="20"/>
        </w:rPr>
        <w:t>:</w:t>
      </w:r>
    </w:p>
    <w:p w14:paraId="3BE2134D" w14:textId="705A6E73" w:rsidR="0028181F" w:rsidRPr="00BE143D" w:rsidRDefault="0028181F" w:rsidP="00270888">
      <w:pPr>
        <w:spacing w:before="100" w:beforeAutospacing="1" w:after="100" w:afterAutospacing="1" w:line="240" w:lineRule="auto"/>
        <w:jc w:val="both"/>
        <w:rPr>
          <w:rFonts w:ascii="Noto Sans" w:eastAsia="Times New Roman" w:hAnsi="Noto Sans" w:cs="Noto Sans"/>
          <w:color w:val="2D2D2D"/>
          <w:sz w:val="20"/>
          <w:szCs w:val="20"/>
        </w:rPr>
      </w:pPr>
      <w:r>
        <w:rPr>
          <w:rFonts w:ascii="Noto Sans" w:eastAsia="Times New Roman" w:hAnsi="Noto Sans" w:cs="Noto Sans"/>
          <w:color w:val="2D2D2D"/>
          <w:sz w:val="20"/>
          <w:szCs w:val="20"/>
        </w:rPr>
        <w:t>Interested candidates</w:t>
      </w:r>
      <w:r w:rsidR="00782E69">
        <w:rPr>
          <w:rFonts w:ascii="Noto Sans" w:eastAsia="Times New Roman" w:hAnsi="Noto Sans" w:cs="Noto Sans"/>
          <w:color w:val="2D2D2D"/>
          <w:sz w:val="20"/>
          <w:szCs w:val="20"/>
        </w:rPr>
        <w:t xml:space="preserve"> </w:t>
      </w:r>
      <w:r w:rsidR="00816BDD">
        <w:rPr>
          <w:rFonts w:ascii="Noto Sans" w:eastAsia="Times New Roman" w:hAnsi="Noto Sans" w:cs="Noto Sans"/>
          <w:color w:val="2D2D2D"/>
          <w:sz w:val="20"/>
          <w:szCs w:val="20"/>
        </w:rPr>
        <w:t>please forward</w:t>
      </w:r>
      <w:r w:rsidR="00C404A9">
        <w:rPr>
          <w:rFonts w:ascii="Noto Sans" w:eastAsia="Times New Roman" w:hAnsi="Noto Sans" w:cs="Noto Sans"/>
          <w:color w:val="2D2D2D"/>
          <w:sz w:val="20"/>
          <w:szCs w:val="20"/>
        </w:rPr>
        <w:t xml:space="preserve"> </w:t>
      </w:r>
      <w:r w:rsidR="00782E69">
        <w:rPr>
          <w:rFonts w:ascii="Noto Sans" w:eastAsia="Times New Roman" w:hAnsi="Noto Sans" w:cs="Noto Sans"/>
          <w:color w:val="2D2D2D"/>
          <w:sz w:val="20"/>
          <w:szCs w:val="20"/>
        </w:rPr>
        <w:t>their</w:t>
      </w:r>
      <w:r w:rsidR="00C404A9">
        <w:rPr>
          <w:rFonts w:ascii="Noto Sans" w:eastAsia="Times New Roman" w:hAnsi="Noto Sans" w:cs="Noto Sans"/>
          <w:color w:val="2D2D2D"/>
          <w:sz w:val="20"/>
          <w:szCs w:val="20"/>
        </w:rPr>
        <w:t xml:space="preserve"> resume</w:t>
      </w:r>
      <w:r w:rsidR="00782E69">
        <w:rPr>
          <w:rFonts w:ascii="Noto Sans" w:eastAsia="Times New Roman" w:hAnsi="Noto Sans" w:cs="Noto Sans"/>
          <w:color w:val="2D2D2D"/>
          <w:sz w:val="20"/>
          <w:szCs w:val="20"/>
        </w:rPr>
        <w:t>s</w:t>
      </w:r>
      <w:r w:rsidR="00C672DB">
        <w:rPr>
          <w:rFonts w:ascii="Noto Sans" w:eastAsia="Times New Roman" w:hAnsi="Noto Sans" w:cs="Noto Sans"/>
          <w:color w:val="2D2D2D"/>
          <w:sz w:val="20"/>
          <w:szCs w:val="20"/>
        </w:rPr>
        <w:t>/CV</w:t>
      </w:r>
      <w:r w:rsidR="00782E69">
        <w:rPr>
          <w:rFonts w:ascii="Noto Sans" w:eastAsia="Times New Roman" w:hAnsi="Noto Sans" w:cs="Noto Sans"/>
          <w:color w:val="2D2D2D"/>
          <w:sz w:val="20"/>
          <w:szCs w:val="20"/>
        </w:rPr>
        <w:t>s</w:t>
      </w:r>
      <w:r w:rsidR="00C672DB">
        <w:rPr>
          <w:rFonts w:ascii="Noto Sans" w:eastAsia="Times New Roman" w:hAnsi="Noto Sans" w:cs="Noto Sans"/>
          <w:color w:val="2D2D2D"/>
          <w:sz w:val="20"/>
          <w:szCs w:val="20"/>
        </w:rPr>
        <w:t xml:space="preserve"> </w:t>
      </w:r>
      <w:r w:rsidR="00816BDD">
        <w:rPr>
          <w:rFonts w:ascii="Noto Sans" w:eastAsia="Times New Roman" w:hAnsi="Noto Sans" w:cs="Noto Sans"/>
          <w:color w:val="2D2D2D"/>
          <w:sz w:val="20"/>
          <w:szCs w:val="20"/>
        </w:rPr>
        <w:t>to info</w:t>
      </w:r>
      <w:hyperlink r:id="rId8" w:history="1">
        <w:r w:rsidR="00C672DB" w:rsidRPr="00E4363B">
          <w:rPr>
            <w:rStyle w:val="Hyperlink"/>
            <w:rFonts w:ascii="Noto Sans" w:eastAsia="Times New Roman" w:hAnsi="Noto Sans" w:cs="Noto Sans"/>
            <w:sz w:val="20"/>
            <w:szCs w:val="20"/>
          </w:rPr>
          <w:t>@xellarbio.com</w:t>
        </w:r>
      </w:hyperlink>
      <w:r w:rsidR="00C672DB">
        <w:rPr>
          <w:rFonts w:ascii="Noto Sans" w:eastAsia="Times New Roman" w:hAnsi="Noto Sans" w:cs="Noto Sans"/>
          <w:color w:val="2D2D2D"/>
          <w:sz w:val="20"/>
          <w:szCs w:val="20"/>
        </w:rPr>
        <w:t xml:space="preserve"> </w:t>
      </w:r>
    </w:p>
    <w:p w14:paraId="0DD0F137" w14:textId="77777777" w:rsidR="00BE143D" w:rsidRPr="00BE143D" w:rsidRDefault="00BE143D" w:rsidP="00270888">
      <w:pPr>
        <w:jc w:val="both"/>
        <w:rPr>
          <w:rFonts w:ascii="Noto Sans" w:hAnsi="Noto Sans" w:cs="Noto Sans"/>
          <w:color w:val="2D2D2D"/>
          <w:sz w:val="21"/>
          <w:szCs w:val="21"/>
        </w:rPr>
      </w:pPr>
    </w:p>
    <w:sectPr w:rsidR="00BE143D" w:rsidRPr="00BE143D">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F6D16" w14:textId="77777777" w:rsidR="00A4529E" w:rsidRDefault="00A4529E" w:rsidP="003B5ACD">
      <w:pPr>
        <w:spacing w:after="0" w:line="240" w:lineRule="auto"/>
      </w:pPr>
      <w:r>
        <w:separator/>
      </w:r>
    </w:p>
  </w:endnote>
  <w:endnote w:type="continuationSeparator" w:id="0">
    <w:p w14:paraId="4BDDBECD" w14:textId="77777777" w:rsidR="00A4529E" w:rsidRDefault="00A4529E" w:rsidP="003B5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4003211"/>
      <w:docPartObj>
        <w:docPartGallery w:val="Page Numbers (Bottom of Page)"/>
        <w:docPartUnique/>
      </w:docPartObj>
    </w:sdtPr>
    <w:sdtEndPr>
      <w:rPr>
        <w:noProof/>
      </w:rPr>
    </w:sdtEndPr>
    <w:sdtContent>
      <w:p w14:paraId="6927800F" w14:textId="6A067870" w:rsidR="003B5ACD" w:rsidRDefault="003B5A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36E5C" w14:textId="77777777" w:rsidR="003B5ACD" w:rsidRDefault="003B5A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D886" w14:textId="77777777" w:rsidR="00A4529E" w:rsidRDefault="00A4529E" w:rsidP="003B5ACD">
      <w:pPr>
        <w:spacing w:after="0" w:line="240" w:lineRule="auto"/>
      </w:pPr>
      <w:r>
        <w:separator/>
      </w:r>
    </w:p>
  </w:footnote>
  <w:footnote w:type="continuationSeparator" w:id="0">
    <w:p w14:paraId="128F1CBC" w14:textId="77777777" w:rsidR="00A4529E" w:rsidRDefault="00A4529E" w:rsidP="003B5A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FCE"/>
    <w:multiLevelType w:val="multilevel"/>
    <w:tmpl w:val="91AC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C2295"/>
    <w:multiLevelType w:val="multilevel"/>
    <w:tmpl w:val="BFA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9862B3"/>
    <w:multiLevelType w:val="multilevel"/>
    <w:tmpl w:val="6A4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F3398"/>
    <w:multiLevelType w:val="multilevel"/>
    <w:tmpl w:val="02140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4322B7"/>
    <w:multiLevelType w:val="hybridMultilevel"/>
    <w:tmpl w:val="F3EA0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C71C15"/>
    <w:multiLevelType w:val="multilevel"/>
    <w:tmpl w:val="F82E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8750A3"/>
    <w:multiLevelType w:val="hybridMultilevel"/>
    <w:tmpl w:val="934C6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52A10"/>
    <w:multiLevelType w:val="hybridMultilevel"/>
    <w:tmpl w:val="E25EC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313833">
    <w:abstractNumId w:val="4"/>
  </w:num>
  <w:num w:numId="2" w16cid:durableId="385840937">
    <w:abstractNumId w:val="0"/>
  </w:num>
  <w:num w:numId="3" w16cid:durableId="1046183149">
    <w:abstractNumId w:val="6"/>
  </w:num>
  <w:num w:numId="4" w16cid:durableId="1450010231">
    <w:abstractNumId w:val="7"/>
  </w:num>
  <w:num w:numId="5" w16cid:durableId="1307126309">
    <w:abstractNumId w:val="2"/>
  </w:num>
  <w:num w:numId="6" w16cid:durableId="1392002388">
    <w:abstractNumId w:val="5"/>
  </w:num>
  <w:num w:numId="7" w16cid:durableId="68507653">
    <w:abstractNumId w:val="3"/>
  </w:num>
  <w:num w:numId="8" w16cid:durableId="6937257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hua Qian">
    <w15:presenceInfo w15:providerId="AD" w15:userId="S::xqian@xellarbio.com::7242a407-7c99-4382-9eb3-ced5c4ddc6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5C"/>
    <w:rsid w:val="00010770"/>
    <w:rsid w:val="00025866"/>
    <w:rsid w:val="000D09A5"/>
    <w:rsid w:val="001016F8"/>
    <w:rsid w:val="001032C5"/>
    <w:rsid w:val="00124E29"/>
    <w:rsid w:val="0013526C"/>
    <w:rsid w:val="00136C9B"/>
    <w:rsid w:val="00150FC4"/>
    <w:rsid w:val="00195E41"/>
    <w:rsid w:val="001C0999"/>
    <w:rsid w:val="001C5EF3"/>
    <w:rsid w:val="001F1F66"/>
    <w:rsid w:val="00211A5D"/>
    <w:rsid w:val="00240637"/>
    <w:rsid w:val="00260B3F"/>
    <w:rsid w:val="00270888"/>
    <w:rsid w:val="00273B3C"/>
    <w:rsid w:val="0027785A"/>
    <w:rsid w:val="0028181F"/>
    <w:rsid w:val="002F658A"/>
    <w:rsid w:val="00324B71"/>
    <w:rsid w:val="00330252"/>
    <w:rsid w:val="003479DC"/>
    <w:rsid w:val="003B5ACD"/>
    <w:rsid w:val="003D176A"/>
    <w:rsid w:val="0040004D"/>
    <w:rsid w:val="00447BCA"/>
    <w:rsid w:val="004A370A"/>
    <w:rsid w:val="004B7AFD"/>
    <w:rsid w:val="004E737F"/>
    <w:rsid w:val="005272D1"/>
    <w:rsid w:val="0053256C"/>
    <w:rsid w:val="00535D51"/>
    <w:rsid w:val="0055273E"/>
    <w:rsid w:val="0055366A"/>
    <w:rsid w:val="005547EF"/>
    <w:rsid w:val="005C6761"/>
    <w:rsid w:val="005D76C6"/>
    <w:rsid w:val="00602AFB"/>
    <w:rsid w:val="00620FC4"/>
    <w:rsid w:val="00652CED"/>
    <w:rsid w:val="00677837"/>
    <w:rsid w:val="006A3AB9"/>
    <w:rsid w:val="006E66AF"/>
    <w:rsid w:val="006F3311"/>
    <w:rsid w:val="00763BD2"/>
    <w:rsid w:val="00765A7E"/>
    <w:rsid w:val="00770C37"/>
    <w:rsid w:val="00782E69"/>
    <w:rsid w:val="00803451"/>
    <w:rsid w:val="00816BDD"/>
    <w:rsid w:val="008211DB"/>
    <w:rsid w:val="00834382"/>
    <w:rsid w:val="0086113D"/>
    <w:rsid w:val="009568CD"/>
    <w:rsid w:val="0098695C"/>
    <w:rsid w:val="009A15A1"/>
    <w:rsid w:val="009B19BB"/>
    <w:rsid w:val="009B5A2D"/>
    <w:rsid w:val="009D0F88"/>
    <w:rsid w:val="009F618A"/>
    <w:rsid w:val="00A15694"/>
    <w:rsid w:val="00A407F0"/>
    <w:rsid w:val="00A4529E"/>
    <w:rsid w:val="00A577FD"/>
    <w:rsid w:val="00A70D79"/>
    <w:rsid w:val="00A83F7F"/>
    <w:rsid w:val="00A940EC"/>
    <w:rsid w:val="00AF7349"/>
    <w:rsid w:val="00B1482D"/>
    <w:rsid w:val="00B544BF"/>
    <w:rsid w:val="00B71273"/>
    <w:rsid w:val="00B7330C"/>
    <w:rsid w:val="00B828E0"/>
    <w:rsid w:val="00B91DF6"/>
    <w:rsid w:val="00BA26F0"/>
    <w:rsid w:val="00BA278D"/>
    <w:rsid w:val="00BB0152"/>
    <w:rsid w:val="00BE143D"/>
    <w:rsid w:val="00BE7003"/>
    <w:rsid w:val="00BF50BD"/>
    <w:rsid w:val="00C12D23"/>
    <w:rsid w:val="00C17B83"/>
    <w:rsid w:val="00C255D7"/>
    <w:rsid w:val="00C404A9"/>
    <w:rsid w:val="00C672DB"/>
    <w:rsid w:val="00CB3F93"/>
    <w:rsid w:val="00CD0624"/>
    <w:rsid w:val="00D121F3"/>
    <w:rsid w:val="00D12C25"/>
    <w:rsid w:val="00D3712E"/>
    <w:rsid w:val="00D55C0A"/>
    <w:rsid w:val="00D6796A"/>
    <w:rsid w:val="00DE2FB1"/>
    <w:rsid w:val="00E13DD6"/>
    <w:rsid w:val="00E22DB8"/>
    <w:rsid w:val="00E30D08"/>
    <w:rsid w:val="00E33E21"/>
    <w:rsid w:val="00E82157"/>
    <w:rsid w:val="00E91F4E"/>
    <w:rsid w:val="00EC0806"/>
    <w:rsid w:val="00EE2C8F"/>
    <w:rsid w:val="00F179AF"/>
    <w:rsid w:val="00F53518"/>
    <w:rsid w:val="00F8763D"/>
    <w:rsid w:val="00F95507"/>
    <w:rsid w:val="00F9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E49AC95"/>
  <w14:defaultImageDpi w14:val="32767"/>
  <w15:chartTrackingRefBased/>
  <w15:docId w15:val="{13139A6C-F475-4031-BEA9-3D9A87BE5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547E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3DD6"/>
    <w:pPr>
      <w:ind w:left="720"/>
      <w:contextualSpacing/>
    </w:pPr>
  </w:style>
  <w:style w:type="paragraph" w:styleId="NormalWeb">
    <w:name w:val="Normal (Web)"/>
    <w:basedOn w:val="Normal"/>
    <w:uiPriority w:val="99"/>
    <w:unhideWhenUsed/>
    <w:rsid w:val="00BE143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B5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5ACD"/>
  </w:style>
  <w:style w:type="paragraph" w:styleId="Footer">
    <w:name w:val="footer"/>
    <w:basedOn w:val="Normal"/>
    <w:link w:val="FooterChar"/>
    <w:uiPriority w:val="99"/>
    <w:unhideWhenUsed/>
    <w:rsid w:val="003B5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5ACD"/>
  </w:style>
  <w:style w:type="character" w:styleId="Hyperlink">
    <w:name w:val="Hyperlink"/>
    <w:basedOn w:val="DefaultParagraphFont"/>
    <w:uiPriority w:val="99"/>
    <w:unhideWhenUsed/>
    <w:rsid w:val="00C672DB"/>
    <w:rPr>
      <w:color w:val="0563C1" w:themeColor="hyperlink"/>
      <w:u w:val="single"/>
    </w:rPr>
  </w:style>
  <w:style w:type="character" w:styleId="UnresolvedMention">
    <w:name w:val="Unresolved Mention"/>
    <w:basedOn w:val="DefaultParagraphFont"/>
    <w:uiPriority w:val="99"/>
    <w:semiHidden/>
    <w:unhideWhenUsed/>
    <w:rsid w:val="00C672DB"/>
    <w:rPr>
      <w:color w:val="605E5C"/>
      <w:shd w:val="clear" w:color="auto" w:fill="E1DFDD"/>
    </w:rPr>
  </w:style>
  <w:style w:type="paragraph" w:styleId="Revision">
    <w:name w:val="Revision"/>
    <w:hidden/>
    <w:uiPriority w:val="99"/>
    <w:semiHidden/>
    <w:rsid w:val="00D55C0A"/>
    <w:pPr>
      <w:spacing w:after="0" w:line="240" w:lineRule="auto"/>
    </w:pPr>
  </w:style>
  <w:style w:type="character" w:customStyle="1" w:styleId="Heading3Char">
    <w:name w:val="Heading 3 Char"/>
    <w:basedOn w:val="DefaultParagraphFont"/>
    <w:link w:val="Heading3"/>
    <w:uiPriority w:val="9"/>
    <w:rsid w:val="005547EF"/>
    <w:rPr>
      <w:rFonts w:ascii="Times New Roman" w:eastAsia="Times New Roman" w:hAnsi="Times New Roman" w:cs="Times New Roman"/>
      <w:b/>
      <w:bCs/>
      <w:sz w:val="27"/>
      <w:szCs w:val="27"/>
    </w:rPr>
  </w:style>
  <w:style w:type="character" w:customStyle="1" w:styleId="color11">
    <w:name w:val="color_11"/>
    <w:basedOn w:val="DefaultParagraphFont"/>
    <w:rsid w:val="005547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61813">
      <w:bodyDiv w:val="1"/>
      <w:marLeft w:val="0"/>
      <w:marRight w:val="0"/>
      <w:marTop w:val="0"/>
      <w:marBottom w:val="0"/>
      <w:divBdr>
        <w:top w:val="none" w:sz="0" w:space="0" w:color="auto"/>
        <w:left w:val="none" w:sz="0" w:space="0" w:color="auto"/>
        <w:bottom w:val="none" w:sz="0" w:space="0" w:color="auto"/>
        <w:right w:val="none" w:sz="0" w:space="0" w:color="auto"/>
      </w:divBdr>
    </w:div>
    <w:div w:id="1166629491">
      <w:bodyDiv w:val="1"/>
      <w:marLeft w:val="0"/>
      <w:marRight w:val="0"/>
      <w:marTop w:val="0"/>
      <w:marBottom w:val="0"/>
      <w:divBdr>
        <w:top w:val="none" w:sz="0" w:space="0" w:color="auto"/>
        <w:left w:val="none" w:sz="0" w:space="0" w:color="auto"/>
        <w:bottom w:val="none" w:sz="0" w:space="0" w:color="auto"/>
        <w:right w:val="none" w:sz="0" w:space="0" w:color="auto"/>
      </w:divBdr>
    </w:div>
    <w:div w:id="1180972691">
      <w:bodyDiv w:val="1"/>
      <w:marLeft w:val="0"/>
      <w:marRight w:val="0"/>
      <w:marTop w:val="0"/>
      <w:marBottom w:val="0"/>
      <w:divBdr>
        <w:top w:val="none" w:sz="0" w:space="0" w:color="auto"/>
        <w:left w:val="none" w:sz="0" w:space="0" w:color="auto"/>
        <w:bottom w:val="none" w:sz="0" w:space="0" w:color="auto"/>
        <w:right w:val="none" w:sz="0" w:space="0" w:color="auto"/>
      </w:divBdr>
    </w:div>
    <w:div w:id="123385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pan@xellarbio.com"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670</Words>
  <Characters>4258</Characters>
  <Application>Microsoft Office Word</Application>
  <DocSecurity>0</DocSecurity>
  <Lines>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Wanting Niu</dc:creator>
  <cp:keywords/>
  <dc:description/>
  <cp:lastModifiedBy>Bryan Blair</cp:lastModifiedBy>
  <cp:revision>4</cp:revision>
  <dcterms:created xsi:type="dcterms:W3CDTF">2025-11-04T18:49:00Z</dcterms:created>
  <dcterms:modified xsi:type="dcterms:W3CDTF">2025-11-05T14:14:00Z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552d90dc-c91f-4853-a1df-612d9f9b29ec</vt:lpwstr>
  </property>
</Properties>
</file>