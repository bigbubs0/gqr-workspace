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7F548" w14:textId="77777777" w:rsidR="00C63637" w:rsidRPr="003C2335" w:rsidRDefault="00C63637" w:rsidP="00C63637">
      <w:pPr>
        <w:spacing w:before="0" w:after="0" w:line="240" w:lineRule="auto"/>
        <w:jc w:val="center"/>
        <w:rPr>
          <w:rFonts w:ascii="Calibri" w:eastAsia="ヒラギノ角ゴ Pro W3" w:hAnsi="Calibri" w:cs="Calibri"/>
          <w:b/>
          <w:color w:val="000000"/>
          <w:sz w:val="36"/>
          <w:szCs w:val="36"/>
          <w:lang w:val="pt-BR"/>
        </w:rPr>
      </w:pPr>
      <w:r>
        <w:rPr>
          <w:rFonts w:ascii="Calibri" w:eastAsia="ヒラギノ角ゴ Pro W3" w:hAnsi="Calibri" w:cs="Calibri"/>
          <w:b/>
          <w:color w:val="000000"/>
          <w:sz w:val="36"/>
          <w:szCs w:val="36"/>
          <w:lang w:val="pt-BR"/>
        </w:rPr>
        <w:t xml:space="preserve">Bryan M. Blair Jr. </w:t>
      </w:r>
    </w:p>
    <w:p w14:paraId="7B897CE8" w14:textId="19432638" w:rsidR="00C63637" w:rsidRPr="002D16EB" w:rsidRDefault="002D16EB" w:rsidP="00C63637">
      <w:pPr>
        <w:spacing w:before="0" w:after="0" w:line="240" w:lineRule="auto"/>
        <w:ind w:right="-126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>New York City, NY 10018</w:t>
      </w:r>
    </w:p>
    <w:p w14:paraId="6489C17F" w14:textId="77777777" w:rsidR="00C63637" w:rsidRPr="002D16EB" w:rsidRDefault="004E6CED" w:rsidP="00C63637">
      <w:pPr>
        <w:spacing w:before="0" w:after="0" w:line="240" w:lineRule="auto"/>
        <w:ind w:right="-36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hyperlink r:id="rId6" w:history="1">
        <w:r w:rsidR="00C63637" w:rsidRPr="002D16EB">
          <w:rPr>
            <w:rStyle w:val="Hyperlink"/>
            <w:rFonts w:ascii="Tahoma" w:eastAsia="ヒラギノ角ゴ Pro W3" w:hAnsi="Tahoma" w:cs="Tahoma"/>
            <w:sz w:val="22"/>
            <w:szCs w:val="22"/>
            <w:lang w:val="pt-BR"/>
          </w:rPr>
          <w:t>bryan.blair@quinnipiac.edu</w:t>
        </w:r>
      </w:hyperlink>
      <w:r w:rsidR="00C63637" w:rsidRPr="002D16E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 xml:space="preserve">  ●  (860)-937-8436</w:t>
      </w:r>
    </w:p>
    <w:p w14:paraId="13D110A9" w14:textId="77777777" w:rsidR="00C63637" w:rsidRPr="002D16EB" w:rsidRDefault="00C63637" w:rsidP="00C63637">
      <w:pPr>
        <w:spacing w:before="0" w:after="0" w:line="240" w:lineRule="auto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www.linkedin.com/in/bryan-blair</w:t>
      </w:r>
    </w:p>
    <w:p w14:paraId="5678EFF8" w14:textId="77777777" w:rsidR="00C63637" w:rsidRPr="002D16EB" w:rsidRDefault="00C63637" w:rsidP="00C63637">
      <w:pPr>
        <w:pBdr>
          <w:bottom w:val="single" w:sz="4" w:space="1" w:color="auto"/>
        </w:pBd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789AEF5B" w14:textId="77777777" w:rsidR="00C63637" w:rsidRPr="002D16EB" w:rsidRDefault="00C63637" w:rsidP="00C63637">
      <w:pPr>
        <w:pBdr>
          <w:bottom w:val="single" w:sz="4" w:space="1" w:color="auto"/>
        </w:pBd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EDUCATION</w:t>
      </w:r>
    </w:p>
    <w:p w14:paraId="6ADD7655" w14:textId="2B2D6469" w:rsidR="00C63637" w:rsidRPr="002D16EB" w:rsidRDefault="00C63637" w:rsidP="00C63637">
      <w:pPr>
        <w:spacing w:before="0" w:after="0" w:line="240" w:lineRule="auto"/>
        <w:ind w:right="-36"/>
        <w:rPr>
          <w:rFonts w:ascii="Tahoma" w:eastAsia="ヒラギノ角ゴ Pro W3" w:hAnsi="Tahoma" w:cs="Tahoma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Quinnipiac University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School of Business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, Hamden, CT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 xml:space="preserve">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 xml:space="preserve">    </w:t>
      </w:r>
      <w:r w:rsidRPr="002D16EB">
        <w:rPr>
          <w:rFonts w:ascii="Tahoma" w:eastAsia="ヒラギノ角ゴ Pro W3" w:hAnsi="Tahoma" w:cs="Tahoma"/>
          <w:sz w:val="22"/>
          <w:szCs w:val="22"/>
        </w:rPr>
        <w:t xml:space="preserve">  May 2020</w:t>
      </w:r>
    </w:p>
    <w:p w14:paraId="4D1199E2" w14:textId="77777777" w:rsidR="00C63637" w:rsidRPr="002D16EB" w:rsidRDefault="00C63637" w:rsidP="00C63637">
      <w:pPr>
        <w:spacing w:before="0" w:after="0" w:line="240" w:lineRule="auto"/>
        <w:ind w:right="-36"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Bachelor of Science in Business Management, Minor in Computer Information Systems</w:t>
      </w:r>
    </w:p>
    <w:p w14:paraId="64E39B19" w14:textId="1F439E49" w:rsidR="003A5A07" w:rsidRPr="002D16EB" w:rsidRDefault="00C63637" w:rsidP="00D34B18">
      <w:pPr>
        <w:spacing w:before="0" w:after="0" w:line="240" w:lineRule="auto"/>
        <w:ind w:right="-36"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 xml:space="preserve">Cumulative GPA: </w:t>
      </w:r>
      <w:r w:rsidRPr="002D16EB">
        <w:rPr>
          <w:rFonts w:ascii="Tahoma" w:eastAsia="Calibri" w:hAnsi="Tahoma" w:cs="Tahoma"/>
          <w:b/>
          <w:bCs/>
          <w:color w:val="000000"/>
          <w:sz w:val="22"/>
          <w:szCs w:val="22"/>
        </w:rPr>
        <w:t>3.</w:t>
      </w:r>
      <w:ins w:id="0" w:author="Bryan Blair" w:date="2020-05-26T16:30:00Z">
        <w:r w:rsidR="007F7265" w:rsidRPr="002D16EB">
          <w:rPr>
            <w:rFonts w:ascii="Tahoma" w:eastAsia="Calibri" w:hAnsi="Tahoma" w:cs="Tahoma"/>
            <w:b/>
            <w:bCs/>
            <w:color w:val="000000" w:themeColor="text1"/>
            <w:sz w:val="22"/>
            <w:szCs w:val="22"/>
          </w:rPr>
          <w:t xml:space="preserve">81 </w:t>
        </w:r>
      </w:ins>
    </w:p>
    <w:p w14:paraId="116D12FC" w14:textId="77777777" w:rsidR="00C63637" w:rsidRPr="002D16EB" w:rsidRDefault="00C63637" w:rsidP="00DC2AAA">
      <w:pPr>
        <w:spacing w:before="0" w:after="0" w:line="240" w:lineRule="auto"/>
        <w:ind w:right="-36"/>
        <w:rPr>
          <w:rFonts w:ascii="Tahoma" w:eastAsia="ヒラギノ角ゴ Pro W3" w:hAnsi="Tahoma" w:cs="Tahoma"/>
          <w:color w:val="000000"/>
          <w:sz w:val="22"/>
          <w:szCs w:val="22"/>
        </w:rPr>
      </w:pPr>
    </w:p>
    <w:p w14:paraId="207E11A9" w14:textId="7904287D" w:rsidR="00C63637" w:rsidRPr="002D16EB" w:rsidRDefault="00C63637" w:rsidP="00C63637">
      <w:pPr>
        <w:tabs>
          <w:tab w:val="left" w:pos="-1080"/>
          <w:tab w:val="left" w:pos="-720"/>
          <w:tab w:val="left" w:pos="16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before="0" w:after="0" w:line="240" w:lineRule="auto"/>
        <w:contextualSpacing/>
        <w:rPr>
          <w:rFonts w:ascii="Tahoma" w:eastAsia="ヒラギノ角ゴ Pro W3" w:hAnsi="Tahoma" w:cs="Tahoma"/>
          <w:color w:val="000000"/>
          <w:sz w:val="22"/>
          <w:szCs w:val="22"/>
        </w:rPr>
      </w:pPr>
      <w:commentRangeStart w:id="1"/>
      <w:commentRangeStart w:id="2"/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Relevant Courses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: Management Organization and Behavior, The Business Environment, Ethics and Diversity, Principles of Marketing, Operations Management, Website Development</w:t>
      </w:r>
      <w:commentRangeEnd w:id="1"/>
      <w:r w:rsidR="008C27C4" w:rsidRPr="002D16EB">
        <w:rPr>
          <w:rStyle w:val="CommentReference"/>
          <w:rFonts w:ascii="Tahoma" w:hAnsi="Tahoma" w:cs="Tahoma"/>
          <w:sz w:val="22"/>
          <w:szCs w:val="22"/>
        </w:rPr>
        <w:commentReference w:id="1"/>
      </w:r>
      <w:commentRangeEnd w:id="2"/>
      <w:r w:rsidR="00FA1232" w:rsidRPr="002D16EB">
        <w:rPr>
          <w:rStyle w:val="CommentReference"/>
          <w:rFonts w:ascii="Tahoma" w:hAnsi="Tahoma" w:cs="Tahoma"/>
          <w:sz w:val="22"/>
          <w:szCs w:val="22"/>
        </w:rPr>
        <w:commentReference w:id="2"/>
      </w:r>
      <w:ins w:id="3" w:author="Bryan Blair" w:date="2020-05-26T16:39:00Z">
        <w:r w:rsidR="00630758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, Globalization and International Business </w:t>
        </w:r>
        <w:commentRangeStart w:id="4"/>
        <w:commentRangeEnd w:id="4"/>
        <w:r w:rsidR="00630758" w:rsidRPr="002D16EB">
          <w:rPr>
            <w:rStyle w:val="CommentReference"/>
            <w:rFonts w:ascii="Tahoma" w:hAnsi="Tahoma" w:cs="Tahoma"/>
            <w:sz w:val="22"/>
            <w:szCs w:val="22"/>
          </w:rPr>
          <w:commentReference w:id="4"/>
        </w:r>
        <w:commentRangeStart w:id="5"/>
        <w:commentRangeEnd w:id="5"/>
        <w:r w:rsidR="00630758" w:rsidRPr="002D16EB">
          <w:rPr>
            <w:rStyle w:val="CommentReference"/>
            <w:rFonts w:ascii="Tahoma" w:hAnsi="Tahoma" w:cs="Tahoma"/>
            <w:sz w:val="22"/>
            <w:szCs w:val="22"/>
          </w:rPr>
          <w:commentReference w:id="5"/>
        </w:r>
      </w:ins>
    </w:p>
    <w:p w14:paraId="1F783825" w14:textId="77777777" w:rsidR="00C63637" w:rsidRPr="002D16EB" w:rsidRDefault="00C63637" w:rsidP="00C63637">
      <w:pP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658F7DBB" w14:textId="08CB372C" w:rsidR="00C63637" w:rsidRPr="002D16EB" w:rsidDel="00630758" w:rsidRDefault="00C63637" w:rsidP="00C63637">
      <w:pPr>
        <w:tabs>
          <w:tab w:val="left" w:pos="720"/>
          <w:tab w:val="left" w:pos="810"/>
        </w:tabs>
        <w:spacing w:before="0" w:after="0" w:line="240" w:lineRule="auto"/>
        <w:rPr>
          <w:del w:id="6" w:author="Bryan Blair" w:date="2020-05-26T16:38:00Z"/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Awards: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George Eastman Leadership Award</w:t>
      </w:r>
      <w:r w:rsidR="00087B14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ins w:id="7" w:author="Bryan Blair" w:date="2020-05-26T16:37:00Z">
        <w:r w:rsidR="00DC2AAA" w:rsidRPr="002D16EB">
          <w:rPr>
            <w:rFonts w:ascii="Tahoma" w:hAnsi="Tahoma" w:cs="Tahoma"/>
            <w:sz w:val="22"/>
            <w:szCs w:val="22"/>
          </w:rPr>
          <w:t xml:space="preserve">First Place Award Enterprise Sales Matrix for the Tristate/New England Region </w:t>
        </w:r>
      </w:ins>
      <w:commentRangeStart w:id="8"/>
      <w:commentRangeStart w:id="9"/>
      <w:del w:id="10" w:author="Bryan Blair" w:date="2020-05-26T16:37:00Z">
        <w:r w:rsidR="00087B14" w:rsidRPr="002D16EB" w:rsidDel="00DC2AAA">
          <w:rPr>
            <w:rFonts w:ascii="Tahoma" w:eastAsia="ヒラギノ角ゴ Pro W3" w:hAnsi="Tahoma" w:cs="Tahoma"/>
            <w:color w:val="000000"/>
            <w:sz w:val="22"/>
            <w:szCs w:val="22"/>
          </w:rPr>
          <w:delText>First Place Award Enterprise Sales Matrix</w:delText>
        </w:r>
      </w:del>
      <w:r w:rsidR="00087B14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commentRangeEnd w:id="8"/>
      <w:r w:rsidR="006C5F9F" w:rsidRPr="002D16EB">
        <w:rPr>
          <w:rStyle w:val="CommentReference"/>
          <w:rFonts w:ascii="Tahoma" w:hAnsi="Tahoma" w:cs="Tahoma"/>
          <w:sz w:val="22"/>
          <w:szCs w:val="22"/>
        </w:rPr>
        <w:commentReference w:id="8"/>
      </w:r>
      <w:commentRangeEnd w:id="9"/>
      <w:r w:rsidR="00FA1232" w:rsidRPr="002D16EB">
        <w:rPr>
          <w:rStyle w:val="CommentReference"/>
          <w:rFonts w:ascii="Tahoma" w:hAnsi="Tahoma" w:cs="Tahoma"/>
          <w:sz w:val="22"/>
          <w:szCs w:val="22"/>
        </w:rPr>
        <w:commentReference w:id="9"/>
      </w:r>
    </w:p>
    <w:p w14:paraId="4CD75283" w14:textId="2411B669" w:rsidR="00C63637" w:rsidRPr="002D16EB" w:rsidRDefault="00C63637" w:rsidP="00C63637">
      <w:pPr>
        <w:tabs>
          <w:tab w:val="left" w:pos="720"/>
          <w:tab w:val="left" w:pos="810"/>
        </w:tabs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commentRangeStart w:id="11"/>
      <w:commentRangeStart w:id="12"/>
      <w:del w:id="13" w:author="Bryan Blair" w:date="2020-05-26T16:38:00Z">
        <w:r w:rsidRPr="002D16EB" w:rsidDel="00630758">
          <w:rPr>
            <w:rFonts w:ascii="Tahoma" w:eastAsia="ヒラギノ角ゴ Pro W3" w:hAnsi="Tahoma" w:cs="Tahoma"/>
            <w:b/>
            <w:color w:val="000000"/>
            <w:sz w:val="22"/>
            <w:szCs w:val="22"/>
          </w:rPr>
          <w:delText>Global Studies:</w:delText>
        </w:r>
      </w:del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 </w:t>
      </w:r>
      <w:del w:id="14" w:author="Bryan Blair" w:date="2020-05-26T16:38:00Z">
        <w:r w:rsidRPr="002D16EB" w:rsidDel="00630758">
          <w:rPr>
            <w:rFonts w:ascii="Tahoma" w:eastAsia="ヒラギノ角ゴ Pro W3" w:hAnsi="Tahoma" w:cs="Tahoma"/>
            <w:color w:val="000000"/>
            <w:sz w:val="22"/>
            <w:szCs w:val="22"/>
          </w:rPr>
          <w:delText>Globalization and International Business</w:delText>
        </w:r>
      </w:del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commentRangeEnd w:id="11"/>
      <w:r w:rsidR="006C5F9F" w:rsidRPr="002D16EB">
        <w:rPr>
          <w:rStyle w:val="CommentReference"/>
          <w:rFonts w:ascii="Tahoma" w:hAnsi="Tahoma" w:cs="Tahoma"/>
          <w:sz w:val="22"/>
          <w:szCs w:val="22"/>
        </w:rPr>
        <w:commentReference w:id="11"/>
      </w:r>
      <w:commentRangeEnd w:id="12"/>
      <w:r w:rsidR="00FA1232" w:rsidRPr="002D16EB">
        <w:rPr>
          <w:rStyle w:val="CommentReference"/>
          <w:rFonts w:ascii="Tahoma" w:hAnsi="Tahoma" w:cs="Tahoma"/>
          <w:sz w:val="22"/>
          <w:szCs w:val="22"/>
        </w:rPr>
        <w:commentReference w:id="12"/>
      </w:r>
    </w:p>
    <w:p w14:paraId="4512A41F" w14:textId="57EA4CEC" w:rsidR="00C63637" w:rsidRPr="002D16EB" w:rsidRDefault="00C63637" w:rsidP="00200988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</w:p>
    <w:p w14:paraId="772F11E6" w14:textId="77777777" w:rsidR="00C63637" w:rsidRPr="002D16EB" w:rsidRDefault="00C63637" w:rsidP="00C63637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EXPERIENCE</w:t>
      </w:r>
    </w:p>
    <w:p w14:paraId="5EF68FDC" w14:textId="218EF31E" w:rsidR="00200988" w:rsidRPr="002D16EB" w:rsidRDefault="00200988" w:rsidP="00200988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Austin Plumbing and Heating Inc.,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New York, NY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 xml:space="preserve">June 2019- </w:t>
      </w:r>
      <w:ins w:id="15" w:author="Joseph Rispoli" w:date="2020-05-23T15:10:00Z">
        <w:r w:rsidR="00B85ED6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April </w:t>
        </w:r>
        <w:commentRangeStart w:id="16"/>
        <w:r w:rsidR="00B85ED6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2020</w:t>
        </w:r>
        <w:commentRangeEnd w:id="16"/>
        <w:r w:rsidR="00B85ED6" w:rsidRPr="002D16EB">
          <w:rPr>
            <w:rStyle w:val="CommentReference"/>
            <w:rFonts w:ascii="Tahoma" w:hAnsi="Tahoma" w:cs="Tahoma"/>
            <w:sz w:val="22"/>
            <w:szCs w:val="22"/>
          </w:rPr>
          <w:commentReference w:id="16"/>
        </w:r>
      </w:ins>
      <w:del w:id="17" w:author="Joseph Rispoli" w:date="2020-05-23T15:09:00Z">
        <w:r w:rsidRPr="002D16EB" w:rsidDel="00B85ED6">
          <w:rPr>
            <w:rFonts w:ascii="Tahoma" w:eastAsia="ヒラギノ角ゴ Pro W3" w:hAnsi="Tahoma" w:cs="Tahoma"/>
            <w:color w:val="000000"/>
            <w:sz w:val="22"/>
            <w:szCs w:val="22"/>
          </w:rPr>
          <w:delText xml:space="preserve">Present </w:delText>
        </w:r>
      </w:del>
    </w:p>
    <w:p w14:paraId="33F9E1D6" w14:textId="77777777" w:rsidR="00200988" w:rsidRPr="002D16EB" w:rsidRDefault="00200988" w:rsidP="00200988">
      <w:pPr>
        <w:spacing w:before="0" w:after="0" w:line="240" w:lineRule="auto"/>
        <w:rPr>
          <w:rFonts w:ascii="Tahoma" w:eastAsia="ヒラギノ角ゴ Pro W3" w:hAnsi="Tahoma" w:cs="Tahoma"/>
          <w:i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Sales and Marketing Consultant  </w:t>
      </w:r>
    </w:p>
    <w:p w14:paraId="14598C56" w14:textId="77777777" w:rsidR="00200988" w:rsidRPr="002D16EB" w:rsidRDefault="00200988" w:rsidP="00200988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Designed and maintained the company website in a company that previously lacked an online presence </w:t>
      </w:r>
    </w:p>
    <w:p w14:paraId="4A697E8E" w14:textId="3CF085E5" w:rsidR="00200988" w:rsidRPr="002D16EB" w:rsidRDefault="00200988" w:rsidP="00200988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commentRangeStart w:id="18"/>
      <w:r w:rsidRPr="002D16EB">
        <w:rPr>
          <w:rFonts w:ascii="Tahoma" w:eastAsia="Calibri" w:hAnsi="Tahoma" w:cs="Tahoma"/>
          <w:color w:val="000000"/>
          <w:sz w:val="22"/>
          <w:szCs w:val="22"/>
        </w:rPr>
        <w:t>Sold over $</w:t>
      </w:r>
      <w:del w:id="19" w:author="Joseph Rispoli" w:date="2020-05-23T15:07:00Z">
        <w:r w:rsidRPr="002D16EB" w:rsidDel="0059426B">
          <w:rPr>
            <w:rFonts w:ascii="Tahoma" w:eastAsia="Calibri" w:hAnsi="Tahoma" w:cs="Tahoma"/>
            <w:color w:val="000000"/>
            <w:sz w:val="22"/>
            <w:szCs w:val="22"/>
          </w:rPr>
          <w:delText>8</w:delText>
        </w:r>
      </w:del>
      <w:r w:rsidRPr="002D16EB">
        <w:rPr>
          <w:rFonts w:ascii="Tahoma" w:eastAsia="Calibri" w:hAnsi="Tahoma" w:cs="Tahoma"/>
          <w:color w:val="000000"/>
          <w:sz w:val="22"/>
          <w:szCs w:val="22"/>
        </w:rPr>
        <w:t>1</w:t>
      </w:r>
      <w:ins w:id="20" w:author="Joseph Rispoli" w:date="2020-05-23T15:07:00Z">
        <w:r w:rsidR="0059426B" w:rsidRPr="002D16EB">
          <w:rPr>
            <w:rFonts w:ascii="Tahoma" w:eastAsia="Calibri" w:hAnsi="Tahoma" w:cs="Tahoma"/>
            <w:color w:val="000000"/>
            <w:sz w:val="22"/>
            <w:szCs w:val="22"/>
          </w:rPr>
          <w:t>8</w:t>
        </w:r>
      </w:ins>
      <w:r w:rsidRPr="002D16EB">
        <w:rPr>
          <w:rFonts w:ascii="Tahoma" w:eastAsia="Calibri" w:hAnsi="Tahoma" w:cs="Tahoma"/>
          <w:color w:val="000000"/>
          <w:sz w:val="22"/>
          <w:szCs w:val="22"/>
        </w:rPr>
        <w:t>k in new business in the first year </w:t>
      </w:r>
      <w:commentRangeEnd w:id="18"/>
      <w:r w:rsidR="0059426B" w:rsidRPr="002D16EB">
        <w:rPr>
          <w:rStyle w:val="CommentReference"/>
          <w:rFonts w:ascii="Tahoma" w:hAnsi="Tahoma" w:cs="Tahoma"/>
          <w:sz w:val="22"/>
          <w:szCs w:val="22"/>
        </w:rPr>
        <w:commentReference w:id="18"/>
      </w:r>
    </w:p>
    <w:p w14:paraId="4C28FA15" w14:textId="4DBB549E" w:rsidR="00200988" w:rsidRPr="002D16EB" w:rsidRDefault="00200988" w:rsidP="00200988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Developed and implemented marketing campaigns geared toward residential customers.</w:t>
      </w:r>
    </w:p>
    <w:p w14:paraId="687F87C4" w14:textId="566276D2" w:rsidR="00830651" w:rsidRPr="002D16EB" w:rsidRDefault="00830651" w:rsidP="00830651">
      <w:pPr>
        <w:numPr>
          <w:ilvl w:val="0"/>
          <w:numId w:val="3"/>
        </w:numPr>
        <w:spacing w:before="0" w:after="0" w:line="240" w:lineRule="auto"/>
        <w:rPr>
          <w:ins w:id="21" w:author="Bryan Blair" w:date="2020-05-24T19:19:00Z"/>
          <w:rFonts w:ascii="Tahoma" w:eastAsia="Times New Roman" w:hAnsi="Tahoma" w:cs="Tahoma"/>
          <w:color w:val="0E101A"/>
          <w:sz w:val="22"/>
          <w:szCs w:val="22"/>
        </w:rPr>
      </w:pPr>
      <w:ins w:id="22" w:author="Bryan Blair" w:date="2020-05-24T19:19:00Z">
        <w:r w:rsidRPr="002D16EB">
          <w:rPr>
            <w:rFonts w:ascii="Tahoma" w:eastAsia="Times New Roman" w:hAnsi="Tahoma" w:cs="Tahoma"/>
            <w:color w:val="0E101A"/>
            <w:sz w:val="22"/>
            <w:szCs w:val="22"/>
          </w:rPr>
          <w:t>Implemented Quick</w:t>
        </w:r>
      </w:ins>
      <w:r w:rsidR="002D16EB" w:rsidRPr="002D16EB">
        <w:rPr>
          <w:rFonts w:ascii="Tahoma" w:eastAsia="Times New Roman" w:hAnsi="Tahoma" w:cs="Tahoma"/>
          <w:color w:val="0E101A"/>
          <w:sz w:val="22"/>
          <w:szCs w:val="22"/>
        </w:rPr>
        <w:t>B</w:t>
      </w:r>
      <w:ins w:id="23" w:author="Bryan Blair" w:date="2020-05-24T19:19:00Z">
        <w:r w:rsidRPr="002D16EB">
          <w:rPr>
            <w:rFonts w:ascii="Tahoma" w:eastAsia="Times New Roman" w:hAnsi="Tahoma" w:cs="Tahoma"/>
            <w:color w:val="0E101A"/>
            <w:sz w:val="22"/>
            <w:szCs w:val="22"/>
          </w:rPr>
          <w:t>ooks and rendered support</w:t>
        </w:r>
      </w:ins>
      <w:ins w:id="24" w:author="Bryan Blair" w:date="2020-05-24T19:20:00Z">
        <w:r w:rsidRPr="002D16EB">
          <w:rPr>
            <w:rFonts w:ascii="Tahoma" w:eastAsia="Times New Roman" w:hAnsi="Tahoma" w:cs="Tahoma"/>
            <w:color w:val="0E101A"/>
            <w:sz w:val="22"/>
            <w:szCs w:val="22"/>
          </w:rPr>
          <w:t xml:space="preserve"> </w:t>
        </w:r>
      </w:ins>
      <w:ins w:id="25" w:author="Bryan Blair" w:date="2020-05-28T23:48:00Z">
        <w:r w:rsidR="002D16EB" w:rsidRPr="002D16EB">
          <w:rPr>
            <w:rFonts w:ascii="Tahoma" w:eastAsia="Times New Roman" w:hAnsi="Tahoma" w:cs="Tahoma"/>
            <w:color w:val="0E101A"/>
            <w:sz w:val="22"/>
            <w:szCs w:val="22"/>
          </w:rPr>
          <w:t>throughout</w:t>
        </w:r>
      </w:ins>
      <w:ins w:id="26" w:author="Bryan Blair" w:date="2020-05-24T19:19:00Z">
        <w:r w:rsidRPr="002D16EB">
          <w:rPr>
            <w:rFonts w:ascii="Tahoma" w:eastAsia="Times New Roman" w:hAnsi="Tahoma" w:cs="Tahoma"/>
            <w:color w:val="0E101A"/>
            <w:sz w:val="22"/>
            <w:szCs w:val="22"/>
          </w:rPr>
          <w:t xml:space="preserve"> transition to a digitized recording system</w:t>
        </w:r>
      </w:ins>
    </w:p>
    <w:p w14:paraId="5B0ED211" w14:textId="3038C344" w:rsidR="00200988" w:rsidRPr="002D16EB" w:rsidDel="00830651" w:rsidRDefault="00200988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del w:id="27" w:author="Bryan Blair" w:date="2020-05-24T19:21:00Z"/>
          <w:rFonts w:ascii="Tahoma" w:eastAsia="Calibri" w:hAnsi="Tahoma" w:cs="Tahoma"/>
          <w:color w:val="000000"/>
          <w:sz w:val="22"/>
          <w:szCs w:val="22"/>
        </w:rPr>
        <w:pPrChange w:id="28" w:author="Bryan Blair" w:date="2020-05-24T19:21:00Z">
          <w:pPr>
            <w:numPr>
              <w:numId w:val="3"/>
            </w:numPr>
            <w:tabs>
              <w:tab w:val="num" w:pos="720"/>
            </w:tabs>
            <w:autoSpaceDE w:val="0"/>
            <w:autoSpaceDN w:val="0"/>
            <w:adjustRightInd w:val="0"/>
            <w:spacing w:before="0" w:after="240" w:line="240" w:lineRule="auto"/>
            <w:ind w:left="720" w:hanging="360"/>
            <w:contextualSpacing/>
          </w:pPr>
        </w:pPrChange>
      </w:pPr>
      <w:commentRangeStart w:id="29"/>
      <w:del w:id="30" w:author="Bryan Blair" w:date="2020-05-24T15:20:00Z">
        <w:r w:rsidRPr="002D16EB" w:rsidDel="00592057">
          <w:rPr>
            <w:rFonts w:ascii="Tahoma" w:eastAsia="Calibri" w:hAnsi="Tahoma" w:cs="Tahoma"/>
            <w:color w:val="000000"/>
            <w:sz w:val="22"/>
            <w:szCs w:val="22"/>
          </w:rPr>
          <w:delText xml:space="preserve">Implemented </w:delText>
        </w:r>
      </w:del>
      <w:del w:id="31" w:author="Bryan Blair" w:date="2020-05-24T15:17:00Z">
        <w:r w:rsidRPr="002D16EB" w:rsidDel="00592057">
          <w:rPr>
            <w:rFonts w:ascii="Tahoma" w:eastAsia="Calibri" w:hAnsi="Tahoma" w:cs="Tahoma"/>
            <w:color w:val="000000"/>
            <w:sz w:val="22"/>
            <w:szCs w:val="22"/>
          </w:rPr>
          <w:delText xml:space="preserve">a </w:delText>
        </w:r>
      </w:del>
      <w:del w:id="32" w:author="Bryan Blair" w:date="2020-05-24T15:20:00Z">
        <w:r w:rsidRPr="002D16EB" w:rsidDel="00592057">
          <w:rPr>
            <w:rFonts w:ascii="Tahoma" w:eastAsia="Calibri" w:hAnsi="Tahoma" w:cs="Tahoma"/>
            <w:color w:val="000000"/>
            <w:sz w:val="22"/>
            <w:szCs w:val="22"/>
          </w:rPr>
          <w:delText>m</w:delText>
        </w:r>
      </w:del>
      <w:del w:id="33" w:author="Bryan Blair" w:date="2020-05-24T15:24:00Z">
        <w:r w:rsidRPr="002D16EB" w:rsidDel="00592057">
          <w:rPr>
            <w:rFonts w:ascii="Tahoma" w:eastAsia="Calibri" w:hAnsi="Tahoma" w:cs="Tahoma"/>
            <w:color w:val="000000"/>
            <w:sz w:val="22"/>
            <w:szCs w:val="22"/>
          </w:rPr>
          <w:delText xml:space="preserve">odernized </w:delText>
        </w:r>
      </w:del>
      <w:del w:id="34" w:author="Bryan Blair" w:date="2020-05-24T15:23:00Z">
        <w:r w:rsidRPr="002D16EB" w:rsidDel="00592057">
          <w:rPr>
            <w:rFonts w:ascii="Tahoma" w:eastAsia="Calibri" w:hAnsi="Tahoma" w:cs="Tahoma"/>
            <w:color w:val="000000"/>
            <w:sz w:val="22"/>
            <w:szCs w:val="22"/>
          </w:rPr>
          <w:delText xml:space="preserve">accounting </w:delText>
        </w:r>
      </w:del>
      <w:del w:id="35" w:author="Bryan Blair" w:date="2020-05-24T15:22:00Z">
        <w:r w:rsidRPr="002D16EB" w:rsidDel="00592057">
          <w:rPr>
            <w:rFonts w:ascii="Tahoma" w:eastAsia="Calibri" w:hAnsi="Tahoma" w:cs="Tahoma"/>
            <w:color w:val="000000"/>
            <w:sz w:val="22"/>
            <w:szCs w:val="22"/>
          </w:rPr>
          <w:delText xml:space="preserve">and data analytics </w:delText>
        </w:r>
      </w:del>
      <w:del w:id="36" w:author="Bryan Blair" w:date="2020-05-24T15:21:00Z">
        <w:r w:rsidRPr="002D16EB" w:rsidDel="00592057">
          <w:rPr>
            <w:rFonts w:ascii="Tahoma" w:eastAsia="Calibri" w:hAnsi="Tahoma" w:cs="Tahoma"/>
            <w:color w:val="000000"/>
            <w:sz w:val="22"/>
            <w:szCs w:val="22"/>
          </w:rPr>
          <w:delText>system </w:delText>
        </w:r>
        <w:commentRangeEnd w:id="29"/>
        <w:r w:rsidR="00160AF5" w:rsidRPr="002D16EB" w:rsidDel="00592057">
          <w:rPr>
            <w:rStyle w:val="CommentReference"/>
            <w:rFonts w:ascii="Tahoma" w:hAnsi="Tahoma" w:cs="Tahoma"/>
            <w:sz w:val="22"/>
            <w:szCs w:val="22"/>
          </w:rPr>
          <w:commentReference w:id="37"/>
        </w:r>
      </w:del>
      <w:commentRangeStart w:id="38"/>
      <w:commentRangeEnd w:id="38"/>
      <w:ins w:id="39" w:author="Joseph Rispoli" w:date="2020-05-24T12:20:00Z">
        <w:del w:id="40" w:author="Bryan Blair" w:date="2020-05-24T15:21:00Z">
          <w:r w:rsidR="00D93A3B" w:rsidRPr="002D16EB" w:rsidDel="00592057">
            <w:rPr>
              <w:rFonts w:ascii="Tahoma" w:eastAsia="Calibri" w:hAnsi="Tahoma" w:cs="Tahoma"/>
              <w:color w:val="000000"/>
              <w:sz w:val="22"/>
              <w:szCs w:val="22"/>
            </w:rPr>
            <w:delText xml:space="preserve">  </w:delText>
          </w:r>
        </w:del>
      </w:ins>
      <w:commentRangeStart w:id="41"/>
      <w:commentRangeEnd w:id="41"/>
    </w:p>
    <w:p w14:paraId="1E9F43BE" w14:textId="77777777" w:rsidR="00200988" w:rsidRPr="002D16EB" w:rsidRDefault="00200988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b/>
          <w:bCs/>
          <w:sz w:val="22"/>
          <w:szCs w:val="22"/>
        </w:rPr>
        <w:pPrChange w:id="42" w:author="Bryan Blair" w:date="2020-05-24T19:21:00Z">
          <w:pPr>
            <w:autoSpaceDE w:val="0"/>
            <w:autoSpaceDN w:val="0"/>
            <w:adjustRightInd w:val="0"/>
            <w:spacing w:before="0" w:after="0" w:line="240" w:lineRule="auto"/>
          </w:pPr>
        </w:pPrChange>
      </w:pPr>
      <w:commentRangeStart w:id="37"/>
      <w:commentRangeEnd w:id="37"/>
    </w:p>
    <w:p w14:paraId="63CEA02F" w14:textId="1894C6E7" w:rsidR="00C63637" w:rsidRPr="002D16EB" w:rsidRDefault="00C63637" w:rsidP="00C63637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/>
          <w:bCs/>
          <w:sz w:val="22"/>
          <w:szCs w:val="22"/>
        </w:rPr>
        <w:t xml:space="preserve">Enterprise Rent-A-Car, </w:t>
      </w:r>
      <w:r w:rsidRPr="002D16EB">
        <w:rPr>
          <w:rFonts w:ascii="Tahoma" w:eastAsia="Calibri" w:hAnsi="Tahoma" w:cs="Tahoma"/>
          <w:bCs/>
          <w:sz w:val="22"/>
          <w:szCs w:val="22"/>
        </w:rPr>
        <w:t>New Haven,</w:t>
      </w:r>
      <w:r w:rsidRPr="002D16EB">
        <w:rPr>
          <w:rFonts w:ascii="Tahoma" w:eastAsia="Calibri" w:hAnsi="Tahoma" w:cs="Tahoma"/>
          <w:b/>
          <w:b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bCs/>
          <w:sz w:val="22"/>
          <w:szCs w:val="22"/>
        </w:rPr>
        <w:t>CT                                             May 2017– May 2019 </w:t>
      </w:r>
    </w:p>
    <w:p w14:paraId="08E42031" w14:textId="77777777" w:rsidR="00C63637" w:rsidRPr="002D16EB" w:rsidRDefault="00C63637" w:rsidP="00C63637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i/>
          <w:iCs/>
          <w:sz w:val="22"/>
          <w:szCs w:val="22"/>
        </w:rPr>
      </w:pPr>
      <w:r w:rsidRPr="002D16EB">
        <w:rPr>
          <w:rFonts w:ascii="Tahoma" w:eastAsia="Calibri" w:hAnsi="Tahoma" w:cs="Tahoma"/>
          <w:bCs/>
          <w:i/>
          <w:iCs/>
          <w:sz w:val="22"/>
          <w:szCs w:val="22"/>
        </w:rPr>
        <w:t xml:space="preserve">Management Trainee Intern </w:t>
      </w:r>
    </w:p>
    <w:p w14:paraId="32B3A79B" w14:textId="77777777" w:rsidR="00C63637" w:rsidRPr="002D16EB" w:rsidRDefault="00C63637" w:rsidP="00C6363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Acquired &amp; maintained corporate accounts</w:t>
      </w:r>
    </w:p>
    <w:p w14:paraId="3131BACE" w14:textId="77777777" w:rsidR="00C63637" w:rsidRPr="002D16EB" w:rsidRDefault="00C63637" w:rsidP="00C6363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 xml:space="preserve">Trained new interns on effective sales techniques. </w:t>
      </w:r>
    </w:p>
    <w:p w14:paraId="5BD82DFA" w14:textId="77777777" w:rsidR="00C63637" w:rsidRPr="002D16EB" w:rsidRDefault="00C63637" w:rsidP="00C6363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Trained under corporate administration to learn responsibilities and how to make independent decisions that would propel company success. </w:t>
      </w:r>
    </w:p>
    <w:p w14:paraId="0F68B20E" w14:textId="48621271" w:rsidR="00C63637" w:rsidRPr="002D16EB" w:rsidRDefault="00C63637" w:rsidP="00C6363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Earned first place in region 24CH “Summer Intern Matrix</w:t>
      </w:r>
      <w:ins w:id="43" w:author="Bryan Blair" w:date="2020-05-28T23:49:00Z">
        <w:r w:rsidR="002D16EB" w:rsidRPr="002D16EB">
          <w:rPr>
            <w:rFonts w:ascii="Tahoma" w:eastAsia="Calibri" w:hAnsi="Tahoma" w:cs="Tahoma"/>
            <w:bCs/>
            <w:sz w:val="22"/>
            <w:szCs w:val="22"/>
          </w:rPr>
          <w:t>.</w:t>
        </w:r>
      </w:ins>
      <w:r w:rsidRPr="002D16EB">
        <w:rPr>
          <w:rFonts w:ascii="Tahoma" w:eastAsia="Calibri" w:hAnsi="Tahoma" w:cs="Tahoma"/>
          <w:bCs/>
          <w:sz w:val="22"/>
          <w:szCs w:val="22"/>
        </w:rPr>
        <w:t>”</w:t>
      </w:r>
    </w:p>
    <w:p w14:paraId="3E837B95" w14:textId="77777777" w:rsidR="00C63637" w:rsidRPr="002D16EB" w:rsidRDefault="00C63637" w:rsidP="00C6363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 xml:space="preserve">Helped improve branch customer satisfaction to 90%  </w:t>
      </w:r>
    </w:p>
    <w:p w14:paraId="5528DB52" w14:textId="77777777" w:rsidR="00C63637" w:rsidRPr="002D16EB" w:rsidRDefault="00C63637" w:rsidP="00C63637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/>
          <w:bCs/>
          <w:sz w:val="22"/>
          <w:szCs w:val="22"/>
        </w:rPr>
      </w:pPr>
    </w:p>
    <w:p w14:paraId="1B72AA9D" w14:textId="269C5EB7" w:rsidR="00C63637" w:rsidRPr="002D16EB" w:rsidRDefault="00C63637" w:rsidP="00C63637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b/>
          <w:bCs/>
          <w:sz w:val="22"/>
          <w:szCs w:val="22"/>
        </w:rPr>
        <w:t>Department of Public Works,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iCs/>
          <w:sz w:val="22"/>
          <w:szCs w:val="22"/>
        </w:rPr>
        <w:t xml:space="preserve">East Longmeadow, </w:t>
      </w:r>
      <w:proofErr w:type="gramStart"/>
      <w:r w:rsidRPr="002D16EB">
        <w:rPr>
          <w:rFonts w:ascii="Tahoma" w:eastAsia="Calibri" w:hAnsi="Tahoma" w:cs="Tahoma"/>
          <w:iCs/>
          <w:sz w:val="22"/>
          <w:szCs w:val="22"/>
        </w:rPr>
        <w:t xml:space="preserve">MA 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proofErr w:type="gramEnd"/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r w:rsidRPr="002D16EB">
        <w:rPr>
          <w:rFonts w:ascii="Tahoma" w:eastAsia="Calibri" w:hAnsi="Tahoma" w:cs="Tahoma"/>
          <w:iCs/>
          <w:sz w:val="22"/>
          <w:szCs w:val="22"/>
        </w:rPr>
        <w:t>Summers 2015-2016</w:t>
      </w:r>
    </w:p>
    <w:p w14:paraId="19080A00" w14:textId="77777777" w:rsidR="00C63637" w:rsidRPr="002D16EB" w:rsidRDefault="00C63637" w:rsidP="00C63637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i/>
          <w:iCs/>
          <w:sz w:val="22"/>
          <w:szCs w:val="22"/>
        </w:rPr>
      </w:pP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Park and Fields Division; Skilled Laborer  </w:t>
      </w:r>
    </w:p>
    <w:p w14:paraId="647467FB" w14:textId="77777777" w:rsidR="00C63637" w:rsidRPr="002D16EB" w:rsidRDefault="00C63637" w:rsidP="00C6363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>Supervised projects outsourced to private contractors ensuring services were delivered in compliance with agreed work contracts</w:t>
      </w:r>
    </w:p>
    <w:p w14:paraId="60C5FB0C" w14:textId="77777777" w:rsidR="00C63637" w:rsidRPr="002D16EB" w:rsidRDefault="00C63637" w:rsidP="00C6363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>Coordinated and completed a weekly schedule for playing field maintenance that yielded 97% field readiness for all scheduled games</w:t>
      </w:r>
    </w:p>
    <w:p w14:paraId="263CE6A9" w14:textId="77777777" w:rsidR="00C63637" w:rsidRPr="002D16EB" w:rsidRDefault="00C63637" w:rsidP="00C6363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>Maintained grounds at water treatment facilities enabling consistent access to critical infrastructure components</w:t>
      </w:r>
    </w:p>
    <w:p w14:paraId="09699912" w14:textId="77777777" w:rsidR="00C63637" w:rsidRPr="002D16EB" w:rsidRDefault="00C63637" w:rsidP="00C6363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 xml:space="preserve">Supervised new summer interns enabling them to work independently in two weeks   </w:t>
      </w:r>
    </w:p>
    <w:p w14:paraId="3321F971" w14:textId="77777777" w:rsidR="00C63637" w:rsidRPr="002D16EB" w:rsidRDefault="00C63637" w:rsidP="00C63637">
      <w:pPr>
        <w:autoSpaceDE w:val="0"/>
        <w:autoSpaceDN w:val="0"/>
        <w:adjustRightInd w:val="0"/>
        <w:spacing w:before="0" w:after="33" w:line="240" w:lineRule="auto"/>
        <w:ind w:left="720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 xml:space="preserve">    </w:t>
      </w:r>
    </w:p>
    <w:p w14:paraId="46780864" w14:textId="7230A3F8" w:rsidR="00C63637" w:rsidRPr="002D16EB" w:rsidRDefault="00C63637" w:rsidP="00C63637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color w:val="000000"/>
          <w:sz w:val="22"/>
          <w:szCs w:val="22"/>
        </w:rPr>
      </w:pPr>
    </w:p>
    <w:p w14:paraId="4F0F4E90" w14:textId="77777777" w:rsidR="00C63637" w:rsidRPr="002D16EB" w:rsidRDefault="00C63637" w:rsidP="00C63637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color w:val="000000"/>
          <w:sz w:val="22"/>
          <w:szCs w:val="22"/>
        </w:rPr>
      </w:pPr>
    </w:p>
    <w:p w14:paraId="05E6D15A" w14:textId="77777777" w:rsidR="00C63637" w:rsidRPr="002D16EB" w:rsidRDefault="00C63637" w:rsidP="00C63637">
      <w:pPr>
        <w:pBdr>
          <w:bottom w:val="single" w:sz="4" w:space="1" w:color="auto"/>
        </w:pBdr>
        <w:tabs>
          <w:tab w:val="left" w:pos="9400"/>
        </w:tabs>
        <w:spacing w:before="0" w:after="0" w:line="240" w:lineRule="auto"/>
        <w:ind w:right="36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SKILLS                                                                                                                                                                  </w:t>
      </w:r>
    </w:p>
    <w:p w14:paraId="02FA2831" w14:textId="5C7F4EBE" w:rsidR="00C63637" w:rsidRPr="002D16EB" w:rsidRDefault="00C63637" w:rsidP="00C63637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commentRangeStart w:id="44"/>
      <w:commentRangeStart w:id="45"/>
      <w:del w:id="46" w:author="Bryan Blair" w:date="2020-05-26T16:45:00Z">
        <w:r w:rsidRPr="002D16EB" w:rsidDel="00D815C1">
          <w:rPr>
            <w:rFonts w:ascii="Tahoma" w:eastAsia="ヒラギノ角ゴ Pro W3" w:hAnsi="Tahoma" w:cs="Tahoma"/>
            <w:color w:val="000000"/>
            <w:sz w:val="22"/>
            <w:szCs w:val="22"/>
          </w:rPr>
          <w:lastRenderedPageBreak/>
          <w:delText>Software:</w:delText>
        </w:r>
      </w:del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commentRangeEnd w:id="44"/>
      <w:r w:rsidR="00F707C6" w:rsidRPr="002D16EB">
        <w:rPr>
          <w:rStyle w:val="CommentReference"/>
          <w:rFonts w:ascii="Tahoma" w:hAnsi="Tahoma" w:cs="Tahoma"/>
          <w:sz w:val="22"/>
          <w:szCs w:val="22"/>
        </w:rPr>
        <w:commentReference w:id="44"/>
      </w:r>
      <w:commentRangeEnd w:id="45"/>
      <w:r w:rsidR="00FA1232" w:rsidRPr="002D16EB">
        <w:rPr>
          <w:rStyle w:val="CommentReference"/>
          <w:rFonts w:ascii="Tahoma" w:hAnsi="Tahoma" w:cs="Tahoma"/>
          <w:sz w:val="22"/>
          <w:szCs w:val="22"/>
        </w:rPr>
        <w:commentReference w:id="45"/>
      </w:r>
      <w:del w:id="47" w:author="Bryan Blair" w:date="2020-05-26T16:44:00Z">
        <w:r w:rsidRPr="002D16EB" w:rsidDel="00BA767F">
          <w:rPr>
            <w:rFonts w:ascii="Tahoma" w:eastAsia="ヒラギノ角ゴ Pro W3" w:hAnsi="Tahoma" w:cs="Tahoma"/>
            <w:color w:val="000000"/>
            <w:sz w:val="22"/>
            <w:szCs w:val="22"/>
          </w:rPr>
          <w:tab/>
        </w:r>
      </w:del>
      <w:del w:id="48" w:author="Bryan Blair" w:date="2020-05-26T16:45:00Z">
        <w:r w:rsidRPr="002D16EB" w:rsidDel="00D815C1">
          <w:rPr>
            <w:rFonts w:ascii="Tahoma" w:eastAsia="ヒラギノ角ゴ Pro W3" w:hAnsi="Tahoma" w:cs="Tahoma"/>
            <w:color w:val="000000"/>
            <w:sz w:val="22"/>
            <w:szCs w:val="22"/>
          </w:rPr>
          <w:delText xml:space="preserve">Proficient with </w:delText>
        </w:r>
      </w:del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Microsoft Excel, Word, PowerPoint, Outlook, </w:t>
      </w:r>
      <w:del w:id="49" w:author="Bryan Blair" w:date="2020-05-24T19:33:00Z">
        <w:r w:rsidRPr="002D16EB" w:rsidDel="006C5F9F">
          <w:rPr>
            <w:rFonts w:ascii="Tahoma" w:eastAsia="ヒラギノ角ゴ Pro W3" w:hAnsi="Tahoma" w:cs="Tahoma"/>
            <w:color w:val="000000"/>
            <w:sz w:val="22"/>
            <w:szCs w:val="22"/>
          </w:rPr>
          <w:delText>iMovie</w:delText>
        </w:r>
      </w:del>
      <w:del w:id="50" w:author="Bryan Blair" w:date="2020-05-24T19:30:00Z">
        <w:r w:rsidRPr="002D16EB" w:rsidDel="006C5F9F">
          <w:rPr>
            <w:rFonts w:ascii="Tahoma" w:eastAsia="ヒラギノ角ゴ Pro W3" w:hAnsi="Tahoma" w:cs="Tahoma"/>
            <w:color w:val="000000"/>
            <w:sz w:val="22"/>
            <w:szCs w:val="22"/>
          </w:rPr>
          <w:delText xml:space="preserve"> and </w:delText>
        </w:r>
      </w:del>
      <w:commentRangeStart w:id="51"/>
      <w:del w:id="52" w:author="Bryan Blair" w:date="2020-05-24T19:33:00Z">
        <w:r w:rsidRPr="002D16EB" w:rsidDel="006C5F9F">
          <w:rPr>
            <w:rFonts w:ascii="Tahoma" w:eastAsia="ヒラギノ角ゴ Pro W3" w:hAnsi="Tahoma" w:cs="Tahoma"/>
            <w:color w:val="000000"/>
            <w:sz w:val="22"/>
            <w:szCs w:val="22"/>
          </w:rPr>
          <w:delText>Social</w:delText>
        </w:r>
      </w:del>
      <w:ins w:id="53" w:author="Bryan Blair" w:date="2020-05-24T19:33:00Z">
        <w:r w:rsidR="006C5F9F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iMovie, Social</w:t>
        </w:r>
      </w:ins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Media</w:t>
      </w:r>
      <w:ins w:id="54" w:author="Bryan Blair" w:date="2020-05-24T19:24:00Z">
        <w:r w:rsidR="00830651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, WordPre</w:t>
        </w:r>
      </w:ins>
      <w:ins w:id="55" w:author="Bryan Blair" w:date="2020-05-26T16:43:00Z">
        <w:r w:rsidR="00A60B33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ss</w:t>
        </w:r>
      </w:ins>
      <w:ins w:id="56" w:author="Bryan Blair" w:date="2020-05-24T19:30:00Z">
        <w:r w:rsidR="00830651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, </w:t>
        </w:r>
      </w:ins>
      <w:ins w:id="57" w:author="Bryan Blair" w:date="2020-05-24T19:24:00Z">
        <w:r w:rsidR="00830651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Google </w:t>
        </w:r>
      </w:ins>
      <w:ins w:id="58" w:author="Bryan Blair" w:date="2020-05-24T19:33:00Z">
        <w:r w:rsidR="006C5F9F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AdWords</w:t>
        </w:r>
      </w:ins>
      <w:ins w:id="59" w:author="Bryan Blair" w:date="2020-05-24T19:24:00Z">
        <w:r w:rsidR="00830651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, </w:t>
        </w:r>
      </w:ins>
      <w:ins w:id="60" w:author="Bryan Blair" w:date="2020-05-24T19:25:00Z">
        <w:r w:rsidR="00830651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QuickBooks</w:t>
        </w:r>
      </w:ins>
      <w:ins w:id="61" w:author="Bryan Blair" w:date="2020-05-24T19:26:00Z">
        <w:r w:rsidR="00830651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, Zoom, GSuite</w:t>
        </w:r>
      </w:ins>
      <w:ins w:id="62" w:author="Bryan Blair" w:date="2020-05-24T19:30:00Z">
        <w:r w:rsidR="006C5F9F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,</w:t>
        </w:r>
      </w:ins>
      <w:ins w:id="63" w:author="Bryan Blair" w:date="2020-05-24T19:31:00Z">
        <w:r w:rsidR="006C5F9F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 </w:t>
        </w:r>
      </w:ins>
      <w:ins w:id="64" w:author="Bryan Blair" w:date="2020-05-26T16:44:00Z">
        <w:r w:rsidR="00B11E4F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Leadership</w:t>
        </w:r>
      </w:ins>
      <w:ins w:id="65" w:author="Bryan Blair" w:date="2020-05-26T16:47:00Z">
        <w:r w:rsidR="001C367A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, </w:t>
        </w:r>
      </w:ins>
      <w:ins w:id="66" w:author="Bryan Blair" w:date="2020-05-26T17:12:00Z">
        <w:r w:rsidR="000115D5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Emotional</w:t>
        </w:r>
      </w:ins>
      <w:ins w:id="67" w:author="Bryan Blair" w:date="2020-05-26T16:47:00Z">
        <w:r w:rsidR="001C367A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 Intelligence, </w:t>
        </w:r>
      </w:ins>
      <w:ins w:id="68" w:author="Bryan Blair" w:date="2020-05-26T17:12:00Z">
        <w:r w:rsidR="00CB6747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Adaptability</w:t>
        </w:r>
      </w:ins>
      <w:ins w:id="69" w:author="Bryan Blair" w:date="2020-05-26T16:48:00Z">
        <w:r w:rsidR="00195967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 xml:space="preserve">, </w:t>
        </w:r>
      </w:ins>
      <w:ins w:id="70" w:author="Bryan Blair" w:date="2020-05-26T17:12:00Z">
        <w:r w:rsidR="00CB6747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Collaboration</w:t>
        </w:r>
      </w:ins>
      <w:ins w:id="71" w:author="Bryan Blair" w:date="2020-05-26T16:48:00Z">
        <w:r w:rsidR="00195967" w:rsidRPr="002D16EB">
          <w:rPr>
            <w:rFonts w:ascii="Tahoma" w:eastAsia="ヒラギノ角ゴ Pro W3" w:hAnsi="Tahoma" w:cs="Tahoma"/>
            <w:color w:val="000000"/>
            <w:sz w:val="22"/>
            <w:szCs w:val="22"/>
          </w:rPr>
          <w:t>, Sales</w:t>
        </w:r>
      </w:ins>
      <w:ins w:id="72" w:author="Joseph Rispoli" w:date="2020-05-23T15:20:00Z">
        <w:del w:id="73" w:author="Bryan Blair" w:date="2020-05-24T19:24:00Z">
          <w:r w:rsidR="00E40319" w:rsidRPr="002D16EB" w:rsidDel="00830651">
            <w:rPr>
              <w:rFonts w:ascii="Tahoma" w:eastAsia="ヒラギノ角ゴ Pro W3" w:hAnsi="Tahoma" w:cs="Tahoma"/>
              <w:color w:val="000000"/>
              <w:sz w:val="22"/>
              <w:szCs w:val="22"/>
            </w:rPr>
            <w:delText>:</w:delText>
          </w:r>
        </w:del>
      </w:ins>
      <w:commentRangeEnd w:id="51"/>
      <w:ins w:id="74" w:author="Joseph Rispoli" w:date="2020-05-23T15:21:00Z">
        <w:del w:id="75" w:author="Bryan Blair" w:date="2020-05-24T19:24:00Z">
          <w:r w:rsidR="005C5AD9" w:rsidRPr="002D16EB" w:rsidDel="00830651">
            <w:rPr>
              <w:rStyle w:val="CommentReference"/>
              <w:sz w:val="22"/>
              <w:szCs w:val="22"/>
            </w:rPr>
            <w:commentReference w:id="51"/>
          </w:r>
        </w:del>
      </w:ins>
      <w:del w:id="76" w:author="Bryan Blair" w:date="2020-05-24T19:24:00Z">
        <w:r w:rsidRPr="002D16EB" w:rsidDel="00830651">
          <w:rPr>
            <w:rFonts w:ascii="Tahoma" w:eastAsia="ヒラギノ角ゴ Pro W3" w:hAnsi="Tahoma" w:cs="Tahoma"/>
            <w:color w:val="000000"/>
            <w:sz w:val="22"/>
            <w:szCs w:val="22"/>
          </w:rPr>
          <w:delText xml:space="preserve"> </w:delText>
        </w:r>
      </w:del>
    </w:p>
    <w:sectPr w:rsidR="00C63637" w:rsidRPr="002D16EB" w:rsidSect="002D16EB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Bryan Blair" w:date="2020-05-24T19:44:00Z" w:initials="BB">
    <w:p w14:paraId="036CF0D1" w14:textId="420677DB" w:rsidR="008C27C4" w:rsidRDefault="008C27C4">
      <w:pPr>
        <w:pStyle w:val="CommentText"/>
      </w:pPr>
      <w:r>
        <w:rPr>
          <w:rStyle w:val="CommentReference"/>
        </w:rPr>
        <w:annotationRef/>
      </w:r>
      <w:r>
        <w:t>Anything I should add or remove?</w:t>
      </w:r>
    </w:p>
  </w:comment>
  <w:comment w:id="2" w:author="Joseph Rispoli" w:date="2020-05-25T20:19:00Z" w:initials="JR">
    <w:p w14:paraId="78F84E36" w14:textId="3988F99A" w:rsidR="00FA1232" w:rsidRDefault="00FA1232">
      <w:pPr>
        <w:pStyle w:val="CommentText"/>
      </w:pPr>
      <w:r>
        <w:rPr>
          <w:rStyle w:val="CommentReference"/>
        </w:rPr>
        <w:annotationRef/>
      </w:r>
      <w:r>
        <w:t xml:space="preserve">Any sales related courses? </w:t>
      </w:r>
      <w:proofErr w:type="gramStart"/>
      <w:r>
        <w:t>Also</w:t>
      </w:r>
      <w:proofErr w:type="gramEnd"/>
      <w:r>
        <w:t xml:space="preserve"> if you have any hard mathematics courses I would get that one there. </w:t>
      </w:r>
    </w:p>
  </w:comment>
  <w:comment w:id="4" w:author="Bryan Blair" w:date="2020-05-24T19:34:00Z" w:initials="BB">
    <w:p w14:paraId="7A085483" w14:textId="77777777" w:rsidR="00630758" w:rsidRDefault="00630758" w:rsidP="00630758">
      <w:pPr>
        <w:pStyle w:val="CommentText"/>
      </w:pPr>
      <w:r>
        <w:rPr>
          <w:rStyle w:val="CommentReference"/>
        </w:rPr>
        <w:annotationRef/>
      </w:r>
      <w:r>
        <w:t xml:space="preserve">-Could this space be better utilized? </w:t>
      </w:r>
    </w:p>
    <w:p w14:paraId="2C9F2678" w14:textId="77777777" w:rsidR="00630758" w:rsidRDefault="00630758" w:rsidP="00630758">
      <w:pPr>
        <w:pStyle w:val="CommentText"/>
      </w:pPr>
      <w:r>
        <w:t xml:space="preserve">-Should it be removed? </w:t>
      </w:r>
    </w:p>
    <w:p w14:paraId="70938D40" w14:textId="77777777" w:rsidR="00630758" w:rsidRDefault="00630758" w:rsidP="00630758">
      <w:pPr>
        <w:pStyle w:val="CommentText"/>
      </w:pPr>
      <w:r>
        <w:t xml:space="preserve">-Or is it important for purpose of key word to be AI Friendly? </w:t>
      </w:r>
    </w:p>
    <w:p w14:paraId="679ED146" w14:textId="77777777" w:rsidR="00630758" w:rsidRDefault="00630758" w:rsidP="00630758">
      <w:pPr>
        <w:pStyle w:val="CommentText"/>
      </w:pPr>
      <w:r>
        <w:t>It was part of QU’s template in SB 212 when I made this probably putting too much thought into this.</w:t>
      </w:r>
    </w:p>
  </w:comment>
  <w:comment w:id="5" w:author="Joseph Rispoli" w:date="2020-05-25T20:22:00Z" w:initials="JR">
    <w:p w14:paraId="52CF628A" w14:textId="77777777" w:rsidR="00630758" w:rsidRDefault="00630758" w:rsidP="00630758">
      <w:pPr>
        <w:pStyle w:val="CommentText"/>
      </w:pPr>
      <w:r>
        <w:rPr>
          <w:rStyle w:val="CommentReference"/>
        </w:rPr>
        <w:annotationRef/>
      </w:r>
      <w:r>
        <w:t xml:space="preserve">Add that to relevant course work. </w:t>
      </w:r>
    </w:p>
  </w:comment>
  <w:comment w:id="8" w:author="Bryan Blair" w:date="2020-05-24T19:39:00Z" w:initials="BB">
    <w:p w14:paraId="051D9D2C" w14:textId="2B980E65" w:rsidR="006C5F9F" w:rsidRDefault="006C5F9F">
      <w:pPr>
        <w:pStyle w:val="CommentText"/>
      </w:pPr>
      <w:r>
        <w:rPr>
          <w:rStyle w:val="CommentReference"/>
        </w:rPr>
        <w:annotationRef/>
      </w:r>
      <w:r>
        <w:t>This encompassed all interns from New York, New Jersey &amp; Southern New England. That’s a bit of a mouthful</w:t>
      </w:r>
      <w:r w:rsidR="008C27C4">
        <w:t xml:space="preserve">. My questions can be summarized with would the perceived value of </w:t>
      </w:r>
      <w:proofErr w:type="gramStart"/>
      <w:r w:rsidR="008C27C4">
        <w:t>the this</w:t>
      </w:r>
      <w:proofErr w:type="gramEnd"/>
      <w:r w:rsidR="008C27C4">
        <w:t xml:space="preserve"> award be enhanced enough by designated the scope of the area to offset the visually unpleasing effect created by additional wording. One idea I have is (Tristate) listed afterward. </w:t>
      </w:r>
    </w:p>
  </w:comment>
  <w:comment w:id="9" w:author="Joseph Rispoli" w:date="2020-05-25T20:20:00Z" w:initials="JR">
    <w:p w14:paraId="4398CE30" w14:textId="4444637C" w:rsidR="00FA1232" w:rsidRDefault="00FA1232">
      <w:pPr>
        <w:pStyle w:val="CommentText"/>
      </w:pPr>
      <w:r>
        <w:rPr>
          <w:rStyle w:val="CommentReference"/>
        </w:rPr>
        <w:annotationRef/>
      </w:r>
      <w:r>
        <w:t xml:space="preserve">Change to this, First Place Award Enterprise Sales Matrix for the Tristate/New England Region </w:t>
      </w:r>
    </w:p>
  </w:comment>
  <w:comment w:id="11" w:author="Bryan Blair" w:date="2020-05-24T19:34:00Z" w:initials="BB">
    <w:p w14:paraId="24EB1667" w14:textId="77777777" w:rsidR="006C5F9F" w:rsidRDefault="006C5F9F">
      <w:pPr>
        <w:pStyle w:val="CommentText"/>
      </w:pPr>
      <w:r>
        <w:rPr>
          <w:rStyle w:val="CommentReference"/>
        </w:rPr>
        <w:annotationRef/>
      </w:r>
      <w:r>
        <w:t xml:space="preserve">-Could this space be better utilized? </w:t>
      </w:r>
    </w:p>
    <w:p w14:paraId="346730FB" w14:textId="77777777" w:rsidR="006C5F9F" w:rsidRDefault="006C5F9F">
      <w:pPr>
        <w:pStyle w:val="CommentText"/>
      </w:pPr>
      <w:r>
        <w:t xml:space="preserve">-Should it be removed? </w:t>
      </w:r>
    </w:p>
    <w:p w14:paraId="05075391" w14:textId="77777777" w:rsidR="006C5F9F" w:rsidRDefault="006C5F9F">
      <w:pPr>
        <w:pStyle w:val="CommentText"/>
      </w:pPr>
      <w:r>
        <w:t xml:space="preserve">-Or is it important for purpose of key word to be AI Friendly? </w:t>
      </w:r>
    </w:p>
    <w:p w14:paraId="7F44C1A7" w14:textId="49C77CB0" w:rsidR="006C5F9F" w:rsidRDefault="006C5F9F">
      <w:pPr>
        <w:pStyle w:val="CommentText"/>
      </w:pPr>
      <w:r>
        <w:t>It was part of QU’s template in SB 212 when I made this probably putting too much thought into this.</w:t>
      </w:r>
    </w:p>
  </w:comment>
  <w:comment w:id="12" w:author="Joseph Rispoli" w:date="2020-05-25T20:22:00Z" w:initials="JR">
    <w:p w14:paraId="0EA96464" w14:textId="6A65CA9E" w:rsidR="00FA1232" w:rsidRDefault="00FA1232">
      <w:pPr>
        <w:pStyle w:val="CommentText"/>
      </w:pPr>
      <w:r>
        <w:rPr>
          <w:rStyle w:val="CommentReference"/>
        </w:rPr>
        <w:annotationRef/>
      </w:r>
      <w:r>
        <w:t xml:space="preserve">Add that to relevant course work. </w:t>
      </w:r>
    </w:p>
  </w:comment>
  <w:comment w:id="16" w:author="Joseph Rispoli" w:date="2020-05-23T15:10:00Z" w:initials="JR">
    <w:p w14:paraId="041199AC" w14:textId="43EBA45C" w:rsidR="00B85ED6" w:rsidRDefault="00B85ED6">
      <w:pPr>
        <w:pStyle w:val="CommentText"/>
      </w:pPr>
      <w:r>
        <w:rPr>
          <w:rStyle w:val="CommentReference"/>
        </w:rPr>
        <w:annotationRef/>
      </w:r>
      <w:r w:rsidR="00160AF5">
        <w:t xml:space="preserve">Tell the story such that you were laid off due to COVID – if you agree. You can raise the number below slightly. </w:t>
      </w:r>
    </w:p>
  </w:comment>
  <w:comment w:id="18" w:author="Joseph Rispoli" w:date="2020-05-23T15:07:00Z" w:initials="JR">
    <w:p w14:paraId="5EA631C8" w14:textId="0AF89824" w:rsidR="0059426B" w:rsidRDefault="0059426B">
      <w:pPr>
        <w:pStyle w:val="CommentText"/>
      </w:pPr>
      <w:r>
        <w:rPr>
          <w:rStyle w:val="CommentReference"/>
        </w:rPr>
        <w:annotationRef/>
      </w:r>
      <w:r w:rsidR="00187EC1">
        <w:t>I would bump this down to 18K at most. If a small plumbing company had someone who generated 81K in sales and didn’t hire them back</w:t>
      </w:r>
      <w:r w:rsidR="00975C06">
        <w:t>/keep them on board</w:t>
      </w:r>
      <w:r w:rsidR="00187EC1">
        <w:t xml:space="preserve"> that would be </w:t>
      </w:r>
      <w:r w:rsidR="00975C06">
        <w:t xml:space="preserve">a red flag. Unless you </w:t>
      </w:r>
      <w:r w:rsidR="00B85ED6">
        <w:t xml:space="preserve">intend on telling the story as though you are still there. </w:t>
      </w:r>
    </w:p>
  </w:comment>
  <w:comment w:id="37" w:author="Joseph Rispoli" w:date="2020-05-23T15:10:00Z" w:initials="JR">
    <w:p w14:paraId="2683E872" w14:textId="23AE479C" w:rsidR="00160AF5" w:rsidRDefault="00160AF5">
      <w:pPr>
        <w:pStyle w:val="CommentText"/>
      </w:pPr>
      <w:r>
        <w:rPr>
          <w:rStyle w:val="CommentReference"/>
        </w:rPr>
        <w:annotationRef/>
      </w:r>
      <w:r w:rsidR="00611B75">
        <w:t xml:space="preserve">Explain that you implemented </w:t>
      </w:r>
      <w:r w:rsidR="00E40319">
        <w:t>QuickBooks</w:t>
      </w:r>
      <w:r w:rsidR="00611B75">
        <w:t xml:space="preserve">. </w:t>
      </w:r>
    </w:p>
  </w:comment>
  <w:comment w:id="44" w:author="Bryan Blair" w:date="2020-05-24T19:52:00Z" w:initials="BB">
    <w:p w14:paraId="6D585DDC" w14:textId="0656C13D" w:rsidR="00F707C6" w:rsidRDefault="00F707C6">
      <w:pPr>
        <w:pStyle w:val="CommentText"/>
      </w:pPr>
      <w:r>
        <w:rPr>
          <w:rStyle w:val="CommentReference"/>
        </w:rPr>
        <w:annotationRef/>
      </w:r>
      <w:r>
        <w:t xml:space="preserve">Any need/value in adding soft skills…leadership, commutation, teamwork etc. </w:t>
      </w:r>
    </w:p>
  </w:comment>
  <w:comment w:id="45" w:author="Joseph Rispoli" w:date="2020-05-25T20:23:00Z" w:initials="JR">
    <w:p w14:paraId="5E1B1020" w14:textId="51C5E83B" w:rsidR="00FA1232" w:rsidRDefault="00FA1232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51" w:author="Joseph Rispoli" w:date="2020-05-23T15:21:00Z" w:initials="JR">
    <w:p w14:paraId="7E8F309F" w14:textId="26A10FF6" w:rsidR="005C5AD9" w:rsidRDefault="005C5AD9">
      <w:pPr>
        <w:pStyle w:val="CommentText"/>
      </w:pPr>
      <w:r>
        <w:rPr>
          <w:rStyle w:val="CommentReference"/>
        </w:rPr>
        <w:annotationRef/>
      </w:r>
      <w:r w:rsidR="00935C39">
        <w:t xml:space="preserve">Add in more – WordPress – Google Ad Words – add a few other things if you can.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36CF0D1" w15:done="1"/>
  <w15:commentEx w15:paraId="78F84E36" w15:paraIdParent="036CF0D1" w15:done="1"/>
  <w15:commentEx w15:paraId="679ED146" w15:done="0"/>
  <w15:commentEx w15:paraId="52CF628A" w15:paraIdParent="679ED146" w15:done="0"/>
  <w15:commentEx w15:paraId="051D9D2C" w15:done="0"/>
  <w15:commentEx w15:paraId="4398CE30" w15:paraIdParent="051D9D2C" w15:done="0"/>
  <w15:commentEx w15:paraId="7F44C1A7" w15:done="0"/>
  <w15:commentEx w15:paraId="0EA96464" w15:paraIdParent="7F44C1A7" w15:done="0"/>
  <w15:commentEx w15:paraId="041199AC" w15:done="1"/>
  <w15:commentEx w15:paraId="5EA631C8" w15:done="1"/>
  <w15:commentEx w15:paraId="2683E872" w15:done="0"/>
  <w15:commentEx w15:paraId="6D585DDC" w15:done="0"/>
  <w15:commentEx w15:paraId="5E1B1020" w15:paraIdParent="6D585DDC" w15:done="0"/>
  <w15:commentEx w15:paraId="7E8F309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754D2F" w16cex:dateUtc="2020-05-24T23:44:00Z"/>
  <w16cex:commentExtensible w16cex:durableId="2276A6B6" w16cex:dateUtc="2020-05-26T00:19:00Z"/>
  <w16cex:commentExtensible w16cex:durableId="2277C4AC" w16cex:dateUtc="2020-05-24T23:34:00Z"/>
  <w16cex:commentExtensible w16cex:durableId="2277C4AB" w16cex:dateUtc="2020-05-26T00:22:00Z"/>
  <w16cex:commentExtensible w16cex:durableId="22754BE0" w16cex:dateUtc="2020-05-24T23:39:00Z"/>
  <w16cex:commentExtensible w16cex:durableId="2276A6FB" w16cex:dateUtc="2020-05-26T00:20:00Z"/>
  <w16cex:commentExtensible w16cex:durableId="22754AC2" w16cex:dateUtc="2020-05-24T23:34:00Z"/>
  <w16cex:commentExtensible w16cex:durableId="2276A793" w16cex:dateUtc="2020-05-26T00:22:00Z"/>
  <w16cex:commentExtensible w16cex:durableId="2273BB4C" w16cex:dateUtc="2020-05-23T19:10:00Z"/>
  <w16cex:commentExtensible w16cex:durableId="2273BABC" w16cex:dateUtc="2020-05-23T19:07:00Z"/>
  <w16cex:commentExtensible w16cex:durableId="22754EF2" w16cex:dateUtc="2020-05-24T23:52:00Z"/>
  <w16cex:commentExtensible w16cex:durableId="2276A7C2" w16cex:dateUtc="2020-05-26T00:23:00Z"/>
  <w16cex:commentExtensible w16cex:durableId="2273BDF3" w16cex:dateUtc="2020-05-23T1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36CF0D1" w16cid:durableId="22754D2F"/>
  <w16cid:commentId w16cid:paraId="78F84E36" w16cid:durableId="2276A6B6"/>
  <w16cid:commentId w16cid:paraId="679ED146" w16cid:durableId="2277C4AC"/>
  <w16cid:commentId w16cid:paraId="52CF628A" w16cid:durableId="2277C4AB"/>
  <w16cid:commentId w16cid:paraId="051D9D2C" w16cid:durableId="22754BE0"/>
  <w16cid:commentId w16cid:paraId="4398CE30" w16cid:durableId="2276A6FB"/>
  <w16cid:commentId w16cid:paraId="7F44C1A7" w16cid:durableId="22754AC2"/>
  <w16cid:commentId w16cid:paraId="0EA96464" w16cid:durableId="2276A793"/>
  <w16cid:commentId w16cid:paraId="041199AC" w16cid:durableId="2273BB4C"/>
  <w16cid:commentId w16cid:paraId="5EA631C8" w16cid:durableId="2273BABC"/>
  <w16cid:commentId w16cid:paraId="6D585DDC" w16cid:durableId="22754EF2"/>
  <w16cid:commentId w16cid:paraId="5E1B1020" w16cid:durableId="2276A7C2"/>
  <w16cid:commentId w16cid:paraId="7E8F309F" w16cid:durableId="2273BD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E4B91"/>
    <w:multiLevelType w:val="hybridMultilevel"/>
    <w:tmpl w:val="3C68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72785"/>
    <w:multiLevelType w:val="multilevel"/>
    <w:tmpl w:val="95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661F6"/>
    <w:multiLevelType w:val="multilevel"/>
    <w:tmpl w:val="E99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94D10"/>
    <w:multiLevelType w:val="hybridMultilevel"/>
    <w:tmpl w:val="3A9C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Bryan Blair">
    <w15:presenceInfo w15:providerId="Windows Live" w15:userId="ce3e8450f105909b"/>
  </w15:person>
  <w15:person w15:author="Joseph Rispoli">
    <w15:presenceInfo w15:providerId="Windows Live" w15:userId="cfef928f03dc54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wMjQyMjM3N7E0sbBQ0lEKTi0uzszPAykwrAUA+xowTSwAAAA="/>
  </w:docVars>
  <w:rsids>
    <w:rsidRoot w:val="00C63637"/>
    <w:rsid w:val="000115D5"/>
    <w:rsid w:val="00087B14"/>
    <w:rsid w:val="000B729F"/>
    <w:rsid w:val="000C25BA"/>
    <w:rsid w:val="000C3EEC"/>
    <w:rsid w:val="000E5131"/>
    <w:rsid w:val="000F424A"/>
    <w:rsid w:val="00160AF5"/>
    <w:rsid w:val="00187EC1"/>
    <w:rsid w:val="00195967"/>
    <w:rsid w:val="001C367A"/>
    <w:rsid w:val="001F1B65"/>
    <w:rsid w:val="00200988"/>
    <w:rsid w:val="00237160"/>
    <w:rsid w:val="002C0AF4"/>
    <w:rsid w:val="002D16EB"/>
    <w:rsid w:val="0032703E"/>
    <w:rsid w:val="00374670"/>
    <w:rsid w:val="003821C4"/>
    <w:rsid w:val="003A5A07"/>
    <w:rsid w:val="004D6099"/>
    <w:rsid w:val="004E6CED"/>
    <w:rsid w:val="00535A2A"/>
    <w:rsid w:val="00573E7C"/>
    <w:rsid w:val="00591CA3"/>
    <w:rsid w:val="00592057"/>
    <w:rsid w:val="0059426B"/>
    <w:rsid w:val="005C5AD9"/>
    <w:rsid w:val="005D63CE"/>
    <w:rsid w:val="005E3D0A"/>
    <w:rsid w:val="006102F2"/>
    <w:rsid w:val="00611B75"/>
    <w:rsid w:val="00630758"/>
    <w:rsid w:val="006C5F9F"/>
    <w:rsid w:val="007C1692"/>
    <w:rsid w:val="007F7265"/>
    <w:rsid w:val="00830651"/>
    <w:rsid w:val="008866E3"/>
    <w:rsid w:val="008C27C4"/>
    <w:rsid w:val="008E4FF4"/>
    <w:rsid w:val="009270AE"/>
    <w:rsid w:val="00935C39"/>
    <w:rsid w:val="00975C06"/>
    <w:rsid w:val="00A27BCB"/>
    <w:rsid w:val="00A51E42"/>
    <w:rsid w:val="00A60B33"/>
    <w:rsid w:val="00AD733F"/>
    <w:rsid w:val="00AF4315"/>
    <w:rsid w:val="00B11E4F"/>
    <w:rsid w:val="00B85ED6"/>
    <w:rsid w:val="00BA767F"/>
    <w:rsid w:val="00C366C4"/>
    <w:rsid w:val="00C56732"/>
    <w:rsid w:val="00C63637"/>
    <w:rsid w:val="00C86225"/>
    <w:rsid w:val="00CB6747"/>
    <w:rsid w:val="00D02E93"/>
    <w:rsid w:val="00D40474"/>
    <w:rsid w:val="00D815C1"/>
    <w:rsid w:val="00D93A3B"/>
    <w:rsid w:val="00DB46D9"/>
    <w:rsid w:val="00DC2AAA"/>
    <w:rsid w:val="00E40319"/>
    <w:rsid w:val="00E43B1B"/>
    <w:rsid w:val="00F707C6"/>
    <w:rsid w:val="00FA1232"/>
    <w:rsid w:val="00FF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D3E5"/>
  <w15:chartTrackingRefBased/>
  <w15:docId w15:val="{AB23B43F-DC77-304A-A295-3CF25B69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637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3637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942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426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426B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42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426B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26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26B"/>
    <w:rPr>
      <w:rFonts w:ascii="Segoe UI" w:eastAsiaTheme="minorEastAsia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C1692"/>
    <w:rPr>
      <w:rFonts w:eastAsiaTheme="minorEastAs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D16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7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yan.blair@quinnipiac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616779-B393-EB45-80E8-982FF2C93FF0}">
  <we:reference id="wa200001011" version="1.1.0.0" store="en-US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03F34-C113-4524-9531-1A8E82D1D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4</cp:revision>
  <cp:lastPrinted>2020-05-26T20:34:00Z</cp:lastPrinted>
  <dcterms:created xsi:type="dcterms:W3CDTF">2020-11-05T03:37:00Z</dcterms:created>
  <dcterms:modified xsi:type="dcterms:W3CDTF">2020-11-05T03:42:00Z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documentId_4237</vt:lpwstr>
  </property>
</Properties>
</file>